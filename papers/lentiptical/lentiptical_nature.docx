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070CC" w14:textId="4EB9E31D" w:rsidR="00E638B7" w:rsidRPr="00E638B7" w:rsidRDefault="006D162D">
      <w:pPr>
        <w:rPr>
          <w:rFonts w:ascii="Times" w:hAnsi="Times" w:cs="Times"/>
          <w:b/>
          <w:sz w:val="28"/>
          <w:szCs w:val="28"/>
        </w:rPr>
      </w:pPr>
      <w:r>
        <w:rPr>
          <w:rFonts w:ascii="Times" w:hAnsi="Times" w:cs="Times"/>
          <w:b/>
          <w:sz w:val="28"/>
          <w:szCs w:val="28"/>
        </w:rPr>
        <w:t xml:space="preserve">Title: </w:t>
      </w:r>
      <w:r w:rsidR="005C7D87" w:rsidRPr="00E577FC">
        <w:rPr>
          <w:rFonts w:ascii="Times" w:hAnsi="Times" w:cs="Times"/>
          <w:b/>
          <w:sz w:val="28"/>
          <w:szCs w:val="28"/>
        </w:rPr>
        <w:t>Ellicular</w:t>
      </w:r>
      <w:r w:rsidR="00F03A22">
        <w:rPr>
          <w:rFonts w:ascii="Times" w:hAnsi="Times" w:cs="Times"/>
          <w:b/>
          <w:sz w:val="28"/>
          <w:szCs w:val="28"/>
        </w:rPr>
        <w:t xml:space="preserve"> galaxies</w:t>
      </w:r>
      <w:r w:rsidR="00DF76AC">
        <w:rPr>
          <w:rFonts w:ascii="Times" w:hAnsi="Times" w:cs="Times"/>
          <w:b/>
          <w:sz w:val="28"/>
          <w:szCs w:val="28"/>
        </w:rPr>
        <w:t xml:space="preserve"> and their non-exceptional black holes</w:t>
      </w:r>
    </w:p>
    <w:p w14:paraId="6B53F74E" w14:textId="77777777" w:rsidR="00E638B7" w:rsidRPr="00E638B7" w:rsidRDefault="00E638B7">
      <w:pPr>
        <w:rPr>
          <w:rFonts w:ascii="Times" w:hAnsi="Times" w:cs="Times"/>
          <w:b/>
          <w:sz w:val="23"/>
          <w:szCs w:val="23"/>
        </w:rPr>
      </w:pPr>
      <w:r w:rsidRPr="00E638B7">
        <w:rPr>
          <w:rFonts w:ascii="Times" w:hAnsi="Times" w:cs="Times"/>
          <w:b/>
          <w:sz w:val="23"/>
          <w:szCs w:val="23"/>
        </w:rPr>
        <w:t xml:space="preserve">Authors: Giulia A. D. Savorgnan and Alister W. Graham </w:t>
      </w:r>
    </w:p>
    <w:p w14:paraId="0F436A31" w14:textId="77777777" w:rsidR="00785BE6" w:rsidRDefault="00E638B7">
      <w:pPr>
        <w:rPr>
          <w:rFonts w:ascii="Times" w:hAnsi="Times" w:cs="Times"/>
          <w:sz w:val="23"/>
          <w:szCs w:val="23"/>
        </w:rPr>
      </w:pPr>
      <w:r w:rsidRPr="00E638B7">
        <w:rPr>
          <w:rFonts w:ascii="Times" w:hAnsi="Times" w:cs="Times"/>
          <w:sz w:val="23"/>
          <w:szCs w:val="23"/>
        </w:rPr>
        <w:t>Affiliation: Centre for Astrophysics and Supercomputing, Swinburne University of Technology, Hawthorn, Victoria 3122, Australia.</w:t>
      </w:r>
    </w:p>
    <w:p w14:paraId="2475CD55" w14:textId="77777777" w:rsidR="005C7D87" w:rsidRDefault="005C7D87">
      <w:pPr>
        <w:rPr>
          <w:rFonts w:ascii="Times" w:hAnsi="Times" w:cs="Times"/>
          <w:b/>
          <w:sz w:val="23"/>
          <w:szCs w:val="23"/>
        </w:rPr>
      </w:pPr>
    </w:p>
    <w:p w14:paraId="452E4C10" w14:textId="77777777" w:rsidR="00E638B7" w:rsidRDefault="00E638B7">
      <w:pPr>
        <w:rPr>
          <w:rFonts w:ascii="Times" w:hAnsi="Times" w:cs="Times"/>
          <w:b/>
          <w:sz w:val="23"/>
          <w:szCs w:val="23"/>
        </w:rPr>
      </w:pPr>
      <w:r>
        <w:rPr>
          <w:rFonts w:ascii="Times" w:hAnsi="Times" w:cs="Times"/>
          <w:b/>
          <w:sz w:val="23"/>
          <w:szCs w:val="23"/>
        </w:rPr>
        <w:t>Abstract:</w:t>
      </w:r>
    </w:p>
    <w:p w14:paraId="68E0CBEC" w14:textId="2FE2509B" w:rsidR="00E638B7" w:rsidRDefault="00404E50" w:rsidP="00F553D1">
      <w:r>
        <w:t>The classification “e</w:t>
      </w:r>
      <w:r w:rsidR="00E638B7">
        <w:t>arly-type</w:t>
      </w:r>
      <w:r>
        <w:t>”</w:t>
      </w:r>
      <w:r w:rsidR="00E638B7">
        <w:t xml:space="preserve"> galaxies include</w:t>
      </w:r>
      <w:r>
        <w:t>s both</w:t>
      </w:r>
      <w:r w:rsidR="00E638B7">
        <w:t xml:space="preserve"> elliptical and lenticular galaxies. Lenticular galaxies are composed of a central spheroid (or </w:t>
      </w:r>
      <w:r>
        <w:t>“</w:t>
      </w:r>
      <w:r w:rsidR="00E638B7">
        <w:t>bulge</w:t>
      </w:r>
      <w:r>
        <w:t>”</w:t>
      </w:r>
      <w:r w:rsidR="00E638B7">
        <w:t xml:space="preserve">) of stars encased in a larger stellar </w:t>
      </w:r>
      <w:ins w:id="0" w:author="Swinburne University of Technology" w:date="2015-08-07T15:57:00Z">
        <w:r w:rsidR="00AA389E">
          <w:t>disc</w:t>
        </w:r>
      </w:ins>
      <w:r w:rsidR="00E638B7">
        <w:t>. When perfo</w:t>
      </w:r>
      <w:r w:rsidR="00D0799B">
        <w:t>r</w:t>
      </w:r>
      <w:r w:rsidR="00E638B7">
        <w:t>ming bulge/</w:t>
      </w:r>
      <w:ins w:id="1" w:author="Swinburne University of Technology" w:date="2015-08-07T15:57:00Z">
        <w:r w:rsidR="00AA389E">
          <w:t>disc</w:t>
        </w:r>
      </w:ins>
      <w:r w:rsidR="00E638B7">
        <w:t xml:space="preserve"> decomposition</w:t>
      </w:r>
      <w:r>
        <w:t xml:space="preserve"> of a galaxy’s light</w:t>
      </w:r>
      <w:r w:rsidR="00E638B7">
        <w:t xml:space="preserve">, the spheroidal component is typically described with a </w:t>
      </w:r>
      <w:r w:rsidR="005268C1">
        <w:t>Sérsic</w:t>
      </w:r>
      <w:r w:rsidR="00CE2613">
        <w:t xml:space="preserve"> [Sersic 1963]</w:t>
      </w:r>
      <w:r w:rsidR="005268C1">
        <w:t xml:space="preserve"> </w:t>
      </w:r>
      <w:r>
        <w:t>model</w:t>
      </w:r>
      <w:r w:rsidR="00675C87">
        <w:t xml:space="preserve">, </w:t>
      </w:r>
      <w:r w:rsidR="00E638B7">
        <w:t xml:space="preserve">while the </w:t>
      </w:r>
      <w:ins w:id="2" w:author="Swinburne University of Technology" w:date="2015-08-07T15:57:00Z">
        <w:r w:rsidR="00AA389E">
          <w:t>disc</w:t>
        </w:r>
      </w:ins>
      <w:r w:rsidR="00E638B7">
        <w:t xml:space="preserve"> </w:t>
      </w:r>
      <w:ins w:id="3" w:author="Swinburne University of Technology" w:date="2015-08-07T12:07:00Z">
        <w:r w:rsidR="00DF4E47">
          <w:t xml:space="preserve">light </w:t>
        </w:r>
      </w:ins>
      <w:r w:rsidR="00E638B7">
        <w:t xml:space="preserve">is </w:t>
      </w:r>
      <w:r w:rsidR="007B7759">
        <w:t>modeled</w:t>
      </w:r>
      <w:r w:rsidR="00E638B7">
        <w:t xml:space="preserve"> with </w:t>
      </w:r>
      <w:ins w:id="4" w:author="Swinburne University of Technology" w:date="2015-08-07T13:37:00Z">
        <w:r w:rsidR="00C1190D">
          <w:t>an</w:t>
        </w:r>
      </w:ins>
      <w:ins w:id="5" w:author="Swinburne University of Technology" w:date="2015-08-07T13:36:00Z">
        <w:r w:rsidR="00C1190D">
          <w:t xml:space="preserve"> </w:t>
        </w:r>
      </w:ins>
      <w:r w:rsidR="00E638B7">
        <w:t>exponential function. Theoretically, the bulge-to-</w:t>
      </w:r>
      <w:ins w:id="6" w:author="Swinburne University of Technology" w:date="2015-08-07T15:57:00Z">
        <w:r w:rsidR="00AA389E">
          <w:t>disc</w:t>
        </w:r>
      </w:ins>
      <w:r w:rsidR="00E638B7">
        <w:t xml:space="preserve"> </w:t>
      </w:r>
      <w:r>
        <w:t xml:space="preserve">flux </w:t>
      </w:r>
      <w:r w:rsidR="00E638B7">
        <w:t>ratio</w:t>
      </w:r>
      <w:r>
        <w:t xml:space="preserve"> </w:t>
      </w:r>
      <w:r w:rsidR="00E638B7">
        <w:t>can assume any positive value. However, several studies</w:t>
      </w:r>
      <w:r w:rsidR="007B7759">
        <w:t xml:space="preserve"> </w:t>
      </w:r>
      <w:ins w:id="7" w:author="Swinburne University of Technology" w:date="2015-08-07T13:38:00Z">
        <w:r w:rsidR="00C1190D">
          <w:t xml:space="preserve">[Allen+2006, Head+2014, Querejeta+2015] </w:t>
        </w:r>
      </w:ins>
      <w:r w:rsidR="00E638B7">
        <w:t xml:space="preserve">only </w:t>
      </w:r>
      <w:r>
        <w:t xml:space="preserve">consider </w:t>
      </w:r>
      <w:r w:rsidR="00E638B7">
        <w:t>bulge/</w:t>
      </w:r>
      <w:ins w:id="8" w:author="Swinburne University of Technology" w:date="2015-08-07T15:57:00Z">
        <w:r w:rsidR="00AA389E">
          <w:t>disc</w:t>
        </w:r>
      </w:ins>
      <w:r w:rsidR="00E638B7">
        <w:t xml:space="preserve"> decompositions in which the </w:t>
      </w:r>
      <w:ins w:id="9" w:author="Swinburne University of Technology" w:date="2015-08-07T15:57:00Z">
        <w:r w:rsidR="00AA389E">
          <w:t>disc</w:t>
        </w:r>
      </w:ins>
      <w:r w:rsidR="00E638B7">
        <w:t xml:space="preserve"> neatly dominates over the spheroid at large galaxy radii, </w:t>
      </w:r>
      <w:r w:rsidR="00F36B9F">
        <w:t xml:space="preserve">creating an inner bulge, </w:t>
      </w:r>
      <w:r w:rsidR="00E638B7">
        <w:t>and r</w:t>
      </w:r>
      <w:r>
        <w:t>eject</w:t>
      </w:r>
      <w:r w:rsidR="00E638B7">
        <w:t xml:space="preserve"> those decompositions in which the </w:t>
      </w:r>
      <w:ins w:id="10" w:author="Swinburne University of Technology" w:date="2015-08-07T15:57:00Z">
        <w:r w:rsidR="00AA389E">
          <w:t>disc</w:t>
        </w:r>
      </w:ins>
      <w:r w:rsidR="00E638B7">
        <w:t xml:space="preserve"> remains embedded within the spheroid</w:t>
      </w:r>
      <w:r w:rsidR="00673682">
        <w:t xml:space="preserve">, labeling </w:t>
      </w:r>
      <w:r w:rsidR="007B7759">
        <w:t>them as unphysical</w:t>
      </w:r>
      <w:r w:rsidR="0004183E">
        <w:t>.</w:t>
      </w:r>
      <w:r w:rsidR="00E638B7">
        <w:t xml:space="preserve"> Here we show that these </w:t>
      </w:r>
      <w:r w:rsidR="00AC4F02">
        <w:t>rejected</w:t>
      </w:r>
      <w:r w:rsidR="00E638B7">
        <w:t xml:space="preserve"> models correctly reproduce the photometric and kinematic properties of</w:t>
      </w:r>
      <w:r w:rsidR="00F36B9F">
        <w:t xml:space="preserve"> a class of early-type galaxies</w:t>
      </w:r>
      <w:r w:rsidR="00E638B7">
        <w:t xml:space="preserve"> intermediate between </w:t>
      </w:r>
      <w:r w:rsidR="00F36B9F">
        <w:t xml:space="preserve">that of </w:t>
      </w:r>
      <w:r w:rsidR="00E638B7">
        <w:t xml:space="preserve">elliptical and lenticular galaxies, </w:t>
      </w:r>
      <w:ins w:id="11" w:author="Swinburne University of Technology" w:date="2015-08-07T12:12:00Z">
        <w:r w:rsidR="00DF4E47">
          <w:t xml:space="preserve">and </w:t>
        </w:r>
      </w:ins>
      <w:r w:rsidR="00F36B9F">
        <w:t>which</w:t>
      </w:r>
      <w:r w:rsidR="00E638B7">
        <w:t xml:space="preserve"> we name </w:t>
      </w:r>
      <w:r w:rsidR="008C26D1">
        <w:rPr>
          <w:i/>
        </w:rPr>
        <w:t>ellicular</w:t>
      </w:r>
      <w:ins w:id="12" w:author="Swinburne University of Technology" w:date="2015-08-07T12:12:00Z">
        <w:r w:rsidR="00DF4E47">
          <w:t xml:space="preserve"> galaxies.</w:t>
        </w:r>
      </w:ins>
      <w:r w:rsidR="00E638B7">
        <w:t xml:space="preserve"> </w:t>
      </w:r>
      <w:r w:rsidR="008C26D1">
        <w:t>Ellicular</w:t>
      </w:r>
      <w:r w:rsidR="00E638B7">
        <w:t xml:space="preserve"> galaxies have often been confus</w:t>
      </w:r>
      <w:r w:rsidR="00B04917">
        <w:t>ed with lenticular galaxies. C</w:t>
      </w:r>
      <w:r w:rsidR="00E638B7">
        <w:t>onsequently, their</w:t>
      </w:r>
      <w:r w:rsidR="00F36B9F">
        <w:t xml:space="preserve"> </w:t>
      </w:r>
      <w:ins w:id="13" w:author="Swinburne University of Technology" w:date="2015-08-07T15:57:00Z">
        <w:r w:rsidR="00AA389E">
          <w:t>disc</w:t>
        </w:r>
      </w:ins>
      <w:r w:rsidR="00F36B9F">
        <w:t xml:space="preserve"> luminosities have been considerably overestimated and their</w:t>
      </w:r>
      <w:r w:rsidR="00E638B7">
        <w:t xml:space="preserve"> bulge luminosities underestimated. This has led to some wrong conclusions, such as the claim that a number of </w:t>
      </w:r>
      <w:r w:rsidR="008C26D1">
        <w:t>ellicular</w:t>
      </w:r>
      <w:r w:rsidR="00E638B7">
        <w:t xml:space="preserve"> galaxies (</w:t>
      </w:r>
      <w:r w:rsidR="002B5E06">
        <w:t>Mrk</w:t>
      </w:r>
      <w:r w:rsidR="00E638B7">
        <w:t xml:space="preserve"> 1216 [</w:t>
      </w:r>
      <w:r w:rsidR="00AC4F02">
        <w:t>Yi</w:t>
      </w:r>
      <w:r w:rsidR="00E638B7">
        <w:t>ld</w:t>
      </w:r>
      <w:r w:rsidR="00AC4F02">
        <w:t>i</w:t>
      </w:r>
      <w:r w:rsidR="00E638B7">
        <w:t>rim+2015], NGC 1277 [</w:t>
      </w:r>
      <w:r w:rsidR="00AC4F02">
        <w:t>van den Bosch</w:t>
      </w:r>
      <w:r w:rsidR="00E638B7">
        <w:t>+2012], NGC 1271 [</w:t>
      </w:r>
      <w:r w:rsidR="00AC4F02">
        <w:t>W</w:t>
      </w:r>
      <w:r w:rsidR="00E638B7">
        <w:t xml:space="preserve">alsh+2015], and NGC 1332 [Rusli+2011]) host a central black hole whose mass is abnormally large compared to expectations from </w:t>
      </w:r>
      <w:ins w:id="14" w:author="Swinburne University of Technology" w:date="2015-08-07T12:14:00Z">
        <w:r w:rsidR="00DF4E47">
          <w:t>the</w:t>
        </w:r>
      </w:ins>
      <w:r w:rsidR="00E638B7">
        <w:t xml:space="preserve"> (underestimated) bulge luminosity. </w:t>
      </w:r>
      <w:ins w:id="15" w:author="Swinburne University of Technology" w:date="2015-08-07T13:40:00Z">
        <w:r w:rsidR="00C1190D">
          <w:t>W</w:t>
        </w:r>
      </w:ins>
      <w:r w:rsidR="00E638B7">
        <w:t xml:space="preserve">hen </w:t>
      </w:r>
      <w:r w:rsidR="008C26D1">
        <w:t>ellicular</w:t>
      </w:r>
      <w:r w:rsidR="00E638B7">
        <w:t xml:space="preserve"> galaxies are </w:t>
      </w:r>
      <w:r w:rsidR="00F36B9F">
        <w:t xml:space="preserve">properly </w:t>
      </w:r>
      <w:r w:rsidR="007B7759">
        <w:t>modeled</w:t>
      </w:r>
      <w:r w:rsidR="00E638B7">
        <w:t xml:space="preserve">, they no longer appear as extreme outliers in the (black hole mass) </w:t>
      </w:r>
      <w:r w:rsidR="00D0799B">
        <w:t xml:space="preserve">– </w:t>
      </w:r>
      <w:r w:rsidR="00E638B7">
        <w:t>(spheroid mass) diagram</w:t>
      </w:r>
      <w:r w:rsidR="00F36B9F">
        <w:t>, resolving</w:t>
      </w:r>
      <w:r w:rsidR="005C7D87">
        <w:t xml:space="preserve"> p</w:t>
      </w:r>
      <w:r w:rsidR="00E638B7">
        <w:t xml:space="preserve">revious </w:t>
      </w:r>
      <w:r w:rsidR="00D0799B">
        <w:t>“</w:t>
      </w:r>
      <w:r w:rsidR="00E638B7">
        <w:t>anomalies</w:t>
      </w:r>
      <w:r w:rsidR="00F36B9F">
        <w:t>”</w:t>
      </w:r>
      <w:r w:rsidR="00E638B7">
        <w:t xml:space="preserve">. This nullifies the need </w:t>
      </w:r>
      <w:r w:rsidR="00396405">
        <w:t>for</w:t>
      </w:r>
      <w:r w:rsidR="00E638B7">
        <w:t xml:space="preserve"> invoking different evolutionary scenarios [Ferre-Mateu+2015] for these galaxies and their non-extraordinary black holes</w:t>
      </w:r>
      <w:r w:rsidR="00F553D1">
        <w:t xml:space="preserve">. </w:t>
      </w:r>
      <w:r w:rsidR="00F36B9F">
        <w:t>Furthermore, i</w:t>
      </w:r>
      <w:r w:rsidR="00F553D1">
        <w:t xml:space="preserve">t strengthens the </w:t>
      </w:r>
      <w:r w:rsidR="005C7D87">
        <w:t xml:space="preserve">significance </w:t>
      </w:r>
      <w:r w:rsidR="00F553D1">
        <w:t>of</w:t>
      </w:r>
      <w:r w:rsidR="005C7D87">
        <w:t xml:space="preserve"> the</w:t>
      </w:r>
      <w:r w:rsidR="00F553D1">
        <w:t xml:space="preserve"> </w:t>
      </w:r>
      <w:r w:rsidR="00F36B9F">
        <w:t xml:space="preserve">observed </w:t>
      </w:r>
      <w:r w:rsidR="005C7D87">
        <w:t>(</w:t>
      </w:r>
      <w:r w:rsidR="00F553D1">
        <w:t>black hole mass</w:t>
      </w:r>
      <w:r w:rsidR="005C7D87">
        <w:t>) – (spheroid mass) correlation and confirms its importance as</w:t>
      </w:r>
      <w:r w:rsidR="00F36B9F">
        <w:t xml:space="preserve"> a </w:t>
      </w:r>
      <w:r w:rsidR="005C7D87">
        <w:t xml:space="preserve">fundamental ingredient for </w:t>
      </w:r>
      <w:r w:rsidR="00F553D1">
        <w:t>theoretical and semi-analytic models</w:t>
      </w:r>
      <w:r w:rsidR="00F36B9F">
        <w:t xml:space="preserve"> used to describe the coevolution of spheroids and their central supermassive black holes</w:t>
      </w:r>
      <w:r w:rsidR="00E638B7">
        <w:t xml:space="preserve">. </w:t>
      </w:r>
    </w:p>
    <w:p w14:paraId="12FBFED2" w14:textId="77777777" w:rsidR="00E638B7" w:rsidRDefault="00E638B7"/>
    <w:p w14:paraId="686B68D9" w14:textId="77777777" w:rsidR="00395D1F" w:rsidRDefault="00395D1F"/>
    <w:p w14:paraId="384CE9E4" w14:textId="77777777" w:rsidR="0004183E" w:rsidRDefault="0004183E"/>
    <w:p w14:paraId="79B5A59E" w14:textId="77777777" w:rsidR="0004183E" w:rsidRDefault="0004183E"/>
    <w:p w14:paraId="489F9DC7" w14:textId="77777777" w:rsidR="0004183E" w:rsidRDefault="0004183E"/>
    <w:p w14:paraId="1628DE0D" w14:textId="77777777" w:rsidR="008C26D1" w:rsidRDefault="008C26D1"/>
    <w:p w14:paraId="38DB654D" w14:textId="77777777" w:rsidR="008C26D1" w:rsidRDefault="008C26D1"/>
    <w:p w14:paraId="2065D39D" w14:textId="2C9A58C9" w:rsidR="00AC4F02" w:rsidRPr="00AC4F02" w:rsidRDefault="0004183E">
      <w:pPr>
        <w:rPr>
          <w:b/>
        </w:rPr>
      </w:pPr>
      <w:r>
        <w:rPr>
          <w:b/>
        </w:rPr>
        <w:t>Main</w:t>
      </w:r>
      <w:r w:rsidR="00AC4F02" w:rsidRPr="00AC4F02">
        <w:rPr>
          <w:b/>
        </w:rPr>
        <w:t>:</w:t>
      </w:r>
    </w:p>
    <w:p w14:paraId="17AF5AC7" w14:textId="1D54D19A" w:rsidR="00395D1F" w:rsidRDefault="00395D1F" w:rsidP="00395D1F">
      <w:r>
        <w:t xml:space="preserve">There are currently two well-known types of stellar </w:t>
      </w:r>
      <w:ins w:id="16" w:author="Swinburne University of Technology" w:date="2015-08-07T15:57:00Z">
        <w:r w:rsidR="00AA389E">
          <w:t>disc</w:t>
        </w:r>
      </w:ins>
      <w:r>
        <w:t xml:space="preserve">s in galaxies. The first are the large-scale </w:t>
      </w:r>
      <w:ins w:id="17" w:author="Swinburne University of Technology" w:date="2015-08-07T15:57:00Z">
        <w:r w:rsidR="00AA389E">
          <w:t>disc</w:t>
        </w:r>
      </w:ins>
      <w:r>
        <w:t xml:space="preserve">s (with sizes of a few </w:t>
      </w:r>
      <w:r w:rsidR="00D0799B">
        <w:t>kiloparsec</w:t>
      </w:r>
      <w:ins w:id="18" w:author="Swinburne University of Technology" w:date="2015-08-07T12:17:00Z">
        <w:r w:rsidR="00DF4E47">
          <w:t>s</w:t>
        </w:r>
      </w:ins>
      <w:r>
        <w:t>) that dominate</w:t>
      </w:r>
      <w:r w:rsidR="002D2FFA">
        <w:t xml:space="preserve"> the light</w:t>
      </w:r>
      <w:r>
        <w:t xml:space="preserve"> at large radii in spiral and lenticular galaxies; the second are the small (tens to a couple of hundred parsec) nuclear </w:t>
      </w:r>
      <w:ins w:id="19" w:author="Swinburne University of Technology" w:date="2015-08-07T15:57:00Z">
        <w:r w:rsidR="00AA389E">
          <w:t>disc</w:t>
        </w:r>
      </w:ins>
      <w:r>
        <w:t>s observed in both early- and late-type</w:t>
      </w:r>
      <w:ins w:id="20" w:author="Swinburne University of Technology" w:date="2015-08-07T12:18:00Z">
        <w:r w:rsidR="00DF4E47">
          <w:t xml:space="preserve"> (spiral)</w:t>
        </w:r>
      </w:ins>
      <w:r>
        <w:t xml:space="preserve"> galaxies </w:t>
      </w:r>
      <w:r w:rsidR="00AC4F02">
        <w:t xml:space="preserve">[Scorza &amp; Van den Bosch 1998, </w:t>
      </w:r>
      <w:r w:rsidR="00D77013">
        <w:t>Ledo+2010</w:t>
      </w:r>
      <w:r w:rsidR="0004183E">
        <w:t>]</w:t>
      </w:r>
      <w:r>
        <w:t xml:space="preserve">. The origin of the nuclear </w:t>
      </w:r>
      <w:ins w:id="21" w:author="Swinburne University of Technology" w:date="2015-08-07T15:57:00Z">
        <w:r w:rsidR="00AA389E">
          <w:t>disc</w:t>
        </w:r>
      </w:ins>
      <w:r>
        <w:t>s has been speculated to arise from the infall of small s</w:t>
      </w:r>
      <w:r w:rsidR="006F70F7">
        <w:t>atellite galaxies or gas clouds</w:t>
      </w:r>
      <w:r>
        <w:t xml:space="preserve">.  The origin, or at least the on-going feeding and growth, of the large-scale </w:t>
      </w:r>
      <w:ins w:id="22" w:author="Swinburne University of Technology" w:date="2015-08-07T15:57:00Z">
        <w:r w:rsidR="00AA389E">
          <w:t>disc</w:t>
        </w:r>
      </w:ins>
      <w:r>
        <w:t>s has been attributed to cold gas flows, gas rich mergers and halo accretion events</w:t>
      </w:r>
      <w:r w:rsidR="00D77013">
        <w:t xml:space="preserve"> [</w:t>
      </w:r>
      <w:ins w:id="23" w:author="Swinburne University of Technology" w:date="2015-08-07T12:19:00Z">
        <w:r w:rsidR="00C1190D">
          <w:t>White &amp; Rees 1978,</w:t>
        </w:r>
        <w:r w:rsidR="00DF4E47">
          <w:t xml:space="preserve"> </w:t>
        </w:r>
      </w:ins>
      <w:r w:rsidR="00D77013">
        <w:t>K</w:t>
      </w:r>
      <w:r>
        <w:t>hochfar</w:t>
      </w:r>
      <w:r w:rsidR="00D77013">
        <w:t xml:space="preserve"> &amp; S</w:t>
      </w:r>
      <w:r>
        <w:t>ilk</w:t>
      </w:r>
      <w:r w:rsidR="00D77013">
        <w:t xml:space="preserve"> </w:t>
      </w:r>
      <w:r>
        <w:t>2006,</w:t>
      </w:r>
      <w:r w:rsidR="00D77013">
        <w:t xml:space="preserve"> D</w:t>
      </w:r>
      <w:r>
        <w:t>ekel</w:t>
      </w:r>
      <w:r w:rsidR="00D77013">
        <w:t>+</w:t>
      </w:r>
      <w:r>
        <w:t>2009</w:t>
      </w:r>
      <w:r w:rsidR="0004183E">
        <w:t>]</w:t>
      </w:r>
      <w:r w:rsidR="008B3ACE">
        <w:t xml:space="preserve">. </w:t>
      </w:r>
      <w:r>
        <w:t>A puzzling question, which has been unspoken for decades, is why are the</w:t>
      </w:r>
      <w:r w:rsidR="002D2FFA">
        <w:t xml:space="preserve">re not intermediate-sized </w:t>
      </w:r>
      <w:ins w:id="24" w:author="Swinburne University of Technology" w:date="2015-08-07T15:57:00Z">
        <w:r w:rsidR="00AA389E">
          <w:t>disc</w:t>
        </w:r>
      </w:ins>
      <w:r w:rsidR="002D2FFA">
        <w:t>s:</w:t>
      </w:r>
      <w:r>
        <w:t xml:space="preserve"> why are there not accretion events which create </w:t>
      </w:r>
      <w:ins w:id="25" w:author="Swinburne University of Technology" w:date="2015-08-07T15:57:00Z">
        <w:r w:rsidR="00AA389E">
          <w:t>disc</w:t>
        </w:r>
      </w:ins>
      <w:r>
        <w:t xml:space="preserve">s larger than the typical nuclear </w:t>
      </w:r>
      <w:ins w:id="26" w:author="Swinburne University of Technology" w:date="2015-08-07T15:57:00Z">
        <w:r w:rsidR="00AA389E">
          <w:t>disc</w:t>
        </w:r>
      </w:ins>
      <w:r>
        <w:t xml:space="preserve">s but which are not large enough to dominate at large radii? Here we report on the existence of these intermediate-sized stellar </w:t>
      </w:r>
      <w:ins w:id="27" w:author="Swinburne University of Technology" w:date="2015-08-07T15:57:00Z">
        <w:r w:rsidR="00AA389E">
          <w:t>disc</w:t>
        </w:r>
      </w:ins>
      <w:r>
        <w:t xml:space="preserve">s. </w:t>
      </w:r>
    </w:p>
    <w:p w14:paraId="0093AE8C" w14:textId="2DFFA52E" w:rsidR="00395D1F" w:rsidRDefault="00395D1F" w:rsidP="00003DC2">
      <w:r>
        <w:t xml:space="preserve">The majority of stellar </w:t>
      </w:r>
      <w:ins w:id="28" w:author="Swinburne University of Technology" w:date="2015-08-07T15:57:00Z">
        <w:r w:rsidR="00AA389E">
          <w:t>disc</w:t>
        </w:r>
      </w:ins>
      <w:r>
        <w:t xml:space="preserve">s have some level of inclination with respect to our line-of-sight, </w:t>
      </w:r>
      <w:ins w:id="29" w:author="Swinburne University of Technology" w:date="2015-08-07T12:21:00Z">
        <w:r w:rsidR="00003DC2">
          <w:t xml:space="preserve">and this </w:t>
        </w:r>
      </w:ins>
      <w:r>
        <w:t>makes them appear elliptical</w:t>
      </w:r>
      <w:r w:rsidR="002D2FFA">
        <w:t xml:space="preserve"> in projection on the sky</w:t>
      </w:r>
      <w:ins w:id="30" w:author="Swinburne University of Technology" w:date="2015-08-07T12:22:00Z">
        <w:r w:rsidR="00110AD9">
          <w:t xml:space="preserve">. </w:t>
        </w:r>
        <w:r w:rsidR="00003DC2">
          <w:t xml:space="preserve">This can </w:t>
        </w:r>
      </w:ins>
      <w:r w:rsidR="00396405">
        <w:t xml:space="preserve">help </w:t>
      </w:r>
      <w:ins w:id="31" w:author="Swinburne University of Technology" w:date="2015-08-07T12:22:00Z">
        <w:r w:rsidR="00003DC2">
          <w:t>one</w:t>
        </w:r>
      </w:ins>
      <w:r w:rsidR="00396405">
        <w:t xml:space="preserve"> distinguish</w:t>
      </w:r>
      <w:r>
        <w:t xml:space="preserve"> them from the more spherical</w:t>
      </w:r>
      <w:ins w:id="32" w:author="Swinburne University of Technology" w:date="2015-08-07T12:22:00Z">
        <w:r w:rsidR="00003DC2">
          <w:t>-shaped</w:t>
        </w:r>
      </w:ins>
      <w:r>
        <w:t xml:space="preserve"> bulges. </w:t>
      </w:r>
      <w:ins w:id="33" w:author="Swinburne University of Technology" w:date="2015-08-07T13:53:00Z">
        <w:r w:rsidR="005F1F2B">
          <w:t>I</w:t>
        </w:r>
      </w:ins>
      <w:r>
        <w:t xml:space="preserve">dentifying the extent of these </w:t>
      </w:r>
      <w:ins w:id="34" w:author="Swinburne University of Technology" w:date="2015-08-07T15:57:00Z">
        <w:r w:rsidR="00AA389E">
          <w:t>disc</w:t>
        </w:r>
      </w:ins>
      <w:r>
        <w:t xml:space="preserve">s with respect to their bulge can be subtle. Two-dimensional kinematic maps represent an extremely powerful </w:t>
      </w:r>
      <w:r w:rsidR="002D2FFA">
        <w:t>diagnostic tool</w:t>
      </w:r>
      <w:r>
        <w:t xml:space="preserve"> </w:t>
      </w:r>
      <w:r w:rsidR="00C41909">
        <w:t>for</w:t>
      </w:r>
      <w:r>
        <w:t xml:space="preserve"> this purpose. </w:t>
      </w:r>
      <w:r w:rsidR="001A63A1">
        <w:t>Most early-type galaxies are classified as central fast rotators</w:t>
      </w:r>
      <w:r w:rsidR="00AB6F4B">
        <w:t xml:space="preserve"> [</w:t>
      </w:r>
      <w:ins w:id="35" w:author="Swinburne University of Technology" w:date="2015-08-07T12:25:00Z">
        <w:r w:rsidR="00110AD9">
          <w:t>Emsellem+</w:t>
        </w:r>
        <w:r w:rsidR="00003DC2">
          <w:t>2011</w:t>
        </w:r>
      </w:ins>
      <w:r w:rsidR="00AB6F4B">
        <w:t>]</w:t>
      </w:r>
      <w:r w:rsidR="001A63A1">
        <w:t xml:space="preserve">, that is, they are rapidly rotating within </w:t>
      </w:r>
      <w:ins w:id="36" w:author="Swinburne University of Technology" w:date="2015-08-07T12:26:00Z">
        <w:r w:rsidR="00003DC2">
          <w:t xml:space="preserve">the radius containing half their light. </w:t>
        </w:r>
      </w:ins>
      <w:r w:rsidR="001A63A1">
        <w:t xml:space="preserve"> However, </w:t>
      </w:r>
      <w:r w:rsidR="00370DC6">
        <w:t>more extended kinematic maps [Arnold+2014] reveal that some of the central fast rotators continue to be fast rotating well beyond one or two half-light radii</w:t>
      </w:r>
      <w:r w:rsidR="005C785B">
        <w:t xml:space="preserve">, which proves the presence of a large-scale </w:t>
      </w:r>
      <w:ins w:id="37" w:author="Swinburne University of Technology" w:date="2015-08-07T15:57:00Z">
        <w:r w:rsidR="00AA389E">
          <w:t>disc</w:t>
        </w:r>
      </w:ins>
      <w:r w:rsidR="00370DC6">
        <w:t>, whereas other central fast rotators become slow rotators in their outer regions</w:t>
      </w:r>
      <w:r w:rsidR="005C785B">
        <w:t xml:space="preserve">, which indicates the presence of an intermediate-scale </w:t>
      </w:r>
      <w:ins w:id="38" w:author="Swinburne University of Technology" w:date="2015-08-07T15:57:00Z">
        <w:r w:rsidR="00AA389E">
          <w:t>disc</w:t>
        </w:r>
      </w:ins>
      <w:ins w:id="39" w:author="Swinburne University of Technology" w:date="2015-08-07T12:27:00Z">
        <w:r w:rsidR="00003DC2">
          <w:t xml:space="preserve"> which no longer dominates at large radii</w:t>
        </w:r>
      </w:ins>
      <w:r w:rsidR="00370DC6">
        <w:t xml:space="preserve">. </w:t>
      </w:r>
      <w:r>
        <w:t xml:space="preserve">Unfortunately, such extended kinematic maps are not yet available for a large sample of galaxies in the local Universe. Nevertheless, there is another powerful </w:t>
      </w:r>
      <w:r w:rsidR="00C41909">
        <w:t>tool</w:t>
      </w:r>
      <w:r>
        <w:t xml:space="preserve"> that can help identify the extent of stellar </w:t>
      </w:r>
      <w:ins w:id="40" w:author="Swinburne University of Technology" w:date="2015-08-07T15:57:00Z">
        <w:r w:rsidR="00AA389E">
          <w:t>disc</w:t>
        </w:r>
      </w:ins>
      <w:r>
        <w:t xml:space="preserve">s in early-type galaxies, and has the advantage of requiring only galaxy images, which are cheaper to acquire in terms of telescope time than spatially resolved two-dimensional kinematic maps. This </w:t>
      </w:r>
      <w:r w:rsidR="00C41909">
        <w:t>tool</w:t>
      </w:r>
      <w:r>
        <w:t xml:space="preserve"> is the </w:t>
      </w:r>
      <w:r w:rsidR="00AB6F4B">
        <w:t>“</w:t>
      </w:r>
      <w:r>
        <w:t>ellipticity profile</w:t>
      </w:r>
      <w:r w:rsidR="00AB6F4B">
        <w:t>”</w:t>
      </w:r>
      <w:r>
        <w:t xml:space="preserve"> of a galaxy's isophotes. </w:t>
      </w:r>
    </w:p>
    <w:p w14:paraId="3C9BF160" w14:textId="1C346D2B" w:rsidR="00395D1F" w:rsidRDefault="00AD70C8" w:rsidP="00395D1F">
      <w:r>
        <w:t xml:space="preserve">The isophotes </w:t>
      </w:r>
      <w:r w:rsidR="00D83BBB">
        <w:t xml:space="preserve">of a galaxy </w:t>
      </w:r>
      <w:r>
        <w:t xml:space="preserve">are </w:t>
      </w:r>
      <w:ins w:id="41" w:author="Swinburne University of Technology" w:date="2015-08-07T12:29:00Z">
        <w:r w:rsidR="00003DC2">
          <w:t xml:space="preserve">contours </w:t>
        </w:r>
      </w:ins>
      <w:r>
        <w:t xml:space="preserve">along which the intensity of light is constant, and </w:t>
      </w:r>
      <w:ins w:id="42" w:author="Swinburne University of Technology" w:date="2015-08-07T12:30:00Z">
        <w:r w:rsidR="005F1F2B">
          <w:t>they</w:t>
        </w:r>
        <w:r w:rsidR="00003DC2">
          <w:t xml:space="preserve"> </w:t>
        </w:r>
      </w:ins>
      <w:r>
        <w:t xml:space="preserve">can be modeled with a series </w:t>
      </w:r>
      <w:r w:rsidR="008B3ACE">
        <w:t>of concentric ellipses</w:t>
      </w:r>
      <w:r>
        <w:t xml:space="preserve">. These ellipses </w:t>
      </w:r>
      <w:r w:rsidR="00D83BBB">
        <w:t>can have varying ellipticity</w:t>
      </w:r>
      <w:ins w:id="43" w:author="Swinburne University of Technology" w:date="2015-08-07T12:30:00Z">
        <w:r w:rsidR="00003DC2">
          <w:t xml:space="preserve"> (</w:t>
        </w:r>
      </w:ins>
      <w:ins w:id="44" w:author="Swinburne University of Technology" w:date="2015-08-07T12:31:00Z">
        <w:r w:rsidR="00200475" w:rsidRPr="005F1F2B">
          <w:rPr>
            <w:rFonts w:ascii="Symbol" w:hAnsi="Symbol"/>
          </w:rPr>
          <w:t></w:t>
        </w:r>
      </w:ins>
      <w:ins w:id="45" w:author="Swinburne University of Technology" w:date="2015-08-07T12:30:00Z">
        <w:r w:rsidR="00003DC2">
          <w:t xml:space="preserve"> = 1 – b/a</w:t>
        </w:r>
      </w:ins>
      <w:ins w:id="46" w:author="Swinburne University of Technology" w:date="2015-08-07T12:31:00Z">
        <w:r w:rsidR="00200475">
          <w:t>, where b/a is the ratio of minor-to-major axis length</w:t>
        </w:r>
      </w:ins>
      <w:ins w:id="47" w:author="Swinburne University of Technology" w:date="2015-08-07T12:30:00Z">
        <w:r w:rsidR="00003DC2">
          <w:t>)</w:t>
        </w:r>
      </w:ins>
      <w:r w:rsidR="00D83BBB">
        <w:t xml:space="preserve">, which means that they </w:t>
      </w:r>
      <w:r>
        <w:t xml:space="preserve">can </w:t>
      </w:r>
      <w:r w:rsidR="00D83BBB">
        <w:t>be more or less “squeezed”. An ellipse with zero ellipticity corresponds to a circle, whereas an ellipse with large ellipticity is similar to a cigar.</w:t>
      </w:r>
      <w:r>
        <w:t xml:space="preserve"> </w:t>
      </w:r>
      <w:r w:rsidR="00395D1F">
        <w:t xml:space="preserve">The toy model shown in Figure </w:t>
      </w:r>
      <w:r w:rsidR="00D77013">
        <w:t>1</w:t>
      </w:r>
      <w:r w:rsidR="00395D1F">
        <w:t xml:space="preserve"> illustrates the typical ellipticity profile </w:t>
      </w:r>
      <w:r w:rsidR="00D77013">
        <w:t xml:space="preserve">of </w:t>
      </w:r>
      <w:r w:rsidR="00AB6F4B">
        <w:t xml:space="preserve">(i) a lenticular </w:t>
      </w:r>
      <w:r w:rsidR="00D77013">
        <w:t xml:space="preserve">galaxy, </w:t>
      </w:r>
      <w:r w:rsidR="00AB6F4B">
        <w:t>comprised</w:t>
      </w:r>
      <w:r w:rsidR="00D77013">
        <w:t xml:space="preserve"> of a</w:t>
      </w:r>
      <w:r w:rsidR="008C27A1">
        <w:t xml:space="preserve"> large-scale </w:t>
      </w:r>
      <w:ins w:id="48" w:author="Swinburne University of Technology" w:date="2015-08-07T15:57:00Z">
        <w:r w:rsidR="00AA389E">
          <w:t>disc</w:t>
        </w:r>
      </w:ins>
      <w:r w:rsidR="008C27A1">
        <w:t xml:space="preserve"> and a </w:t>
      </w:r>
      <w:ins w:id="49" w:author="Swinburne University of Technology" w:date="2015-08-07T12:33:00Z">
        <w:r w:rsidR="00200475">
          <w:t xml:space="preserve">relatively </w:t>
        </w:r>
      </w:ins>
      <w:r w:rsidR="008C27A1">
        <w:t>smaller</w:t>
      </w:r>
      <w:r w:rsidR="00D77013">
        <w:t xml:space="preserve"> encased bulge, </w:t>
      </w:r>
      <w:r w:rsidR="00AB6F4B">
        <w:t xml:space="preserve">(ii) an elliptical </w:t>
      </w:r>
      <w:r w:rsidR="00D77013">
        <w:t xml:space="preserve">galaxy with a nuclear stellar </w:t>
      </w:r>
      <w:ins w:id="50" w:author="Swinburne University of Technology" w:date="2015-08-07T15:57:00Z">
        <w:r w:rsidR="00AA389E">
          <w:t>disc</w:t>
        </w:r>
      </w:ins>
      <w:r w:rsidR="00D77013">
        <w:t xml:space="preserve">, and </w:t>
      </w:r>
      <w:r w:rsidR="00AB6F4B">
        <w:t xml:space="preserve">(iii) </w:t>
      </w:r>
      <w:r w:rsidR="00D77013">
        <w:t xml:space="preserve">a galaxy </w:t>
      </w:r>
      <w:r w:rsidR="008C27A1">
        <w:t xml:space="preserve">composed of an intermediate-scale </w:t>
      </w:r>
      <w:ins w:id="51" w:author="Swinburne University of Technology" w:date="2015-08-07T15:57:00Z">
        <w:r w:rsidR="00AA389E">
          <w:t>disc</w:t>
        </w:r>
      </w:ins>
      <w:r w:rsidR="008C27A1">
        <w:t xml:space="preserve"> embedded in a </w:t>
      </w:r>
      <w:ins w:id="52" w:author="Swinburne University of Technology" w:date="2015-08-07T12:34:00Z">
        <w:r w:rsidR="00200475">
          <w:t xml:space="preserve">relatively </w:t>
        </w:r>
      </w:ins>
      <w:r w:rsidR="008C27A1">
        <w:t xml:space="preserve">larger spheroid. We refer to the last case as </w:t>
      </w:r>
      <w:r w:rsidR="00AB6F4B">
        <w:t>a</w:t>
      </w:r>
      <w:r w:rsidR="00BD613D">
        <w:t>n</w:t>
      </w:r>
      <w:r w:rsidR="00AB6F4B">
        <w:t xml:space="preserve"> </w:t>
      </w:r>
      <w:r w:rsidR="008C26D1">
        <w:rPr>
          <w:i/>
        </w:rPr>
        <w:t>ellicular</w:t>
      </w:r>
      <w:r w:rsidR="008C27A1">
        <w:t xml:space="preserve"> galaxy.</w:t>
      </w:r>
      <w:ins w:id="53" w:author="Swinburne University of Technology" w:date="2015-08-07T13:57:00Z">
        <w:r w:rsidR="005F1F2B">
          <w:t xml:space="preserve"> </w:t>
        </w:r>
      </w:ins>
      <w:r w:rsidR="00BE058D" w:rsidRPr="00BE058D">
        <w:t xml:space="preserve">Stellar </w:t>
      </w:r>
      <w:ins w:id="54" w:author="Swinburne University of Technology" w:date="2015-08-07T15:57:00Z">
        <w:r w:rsidR="00AA389E">
          <w:t>disc</w:t>
        </w:r>
      </w:ins>
      <w:r w:rsidR="00BE058D" w:rsidRPr="00BE058D">
        <w:t>s</w:t>
      </w:r>
      <w:r w:rsidR="00D83BBB">
        <w:t xml:space="preserve"> are intrinsically flat and circular; they</w:t>
      </w:r>
      <w:r w:rsidR="00BE058D" w:rsidRPr="00BE058D">
        <w:t xml:space="preserve"> typically have fixed ellipticity, </w:t>
      </w:r>
      <w:r w:rsidR="00BE058D" w:rsidRPr="00BE058D">
        <w:lastRenderedPageBreak/>
        <w:t>dictated by their inclination to our line of sight. Bulges, instead, can have their ellipticities varying with radius, but they</w:t>
      </w:r>
      <w:ins w:id="55" w:author="Swinburne University of Technology" w:date="2015-08-07T12:34:00Z">
        <w:r w:rsidR="00200475">
          <w:t xml:space="preserve"> </w:t>
        </w:r>
      </w:ins>
      <w:r w:rsidR="00BE058D" w:rsidRPr="00BE058D">
        <w:t xml:space="preserve">are </w:t>
      </w:r>
      <w:r w:rsidR="00D83BBB">
        <w:t>often</w:t>
      </w:r>
      <w:r w:rsidR="00BE058D" w:rsidRPr="00BE058D">
        <w:t xml:space="preserve"> rounder than </w:t>
      </w:r>
      <w:r w:rsidR="00D83BBB">
        <w:t xml:space="preserve">the observed projection on the sky of </w:t>
      </w:r>
      <w:ins w:id="56" w:author="Swinburne University of Technology" w:date="2015-08-07T12:35:00Z">
        <w:r w:rsidR="00200475">
          <w:t xml:space="preserve">their associated </w:t>
        </w:r>
      </w:ins>
      <w:ins w:id="57" w:author="Swinburne University of Technology" w:date="2015-08-07T15:57:00Z">
        <w:r w:rsidR="00AA389E">
          <w:t>disc</w:t>
        </w:r>
      </w:ins>
      <w:r w:rsidR="00BE058D" w:rsidRPr="00BE058D">
        <w:t xml:space="preserve">s, thus their average ellipticity is lower than that of </w:t>
      </w:r>
      <w:ins w:id="58" w:author="Swinburne University of Technology" w:date="2015-08-07T12:37:00Z">
        <w:r w:rsidR="00200475">
          <w:t>the</w:t>
        </w:r>
        <w:r w:rsidR="00200475" w:rsidRPr="00BE058D">
          <w:t xml:space="preserve"> </w:t>
        </w:r>
      </w:ins>
      <w:r w:rsidR="00BE058D" w:rsidRPr="00BE058D">
        <w:t xml:space="preserve">inclined </w:t>
      </w:r>
      <w:ins w:id="59" w:author="Swinburne University of Technology" w:date="2015-08-07T15:57:00Z">
        <w:r w:rsidR="00AA389E">
          <w:t>disc</w:t>
        </w:r>
      </w:ins>
      <w:r w:rsidR="00BE058D" w:rsidRPr="00BE058D">
        <w:t xml:space="preserve">. If the ellipticity profile of a galaxy increases with radius, this can be ascribed to an inclined </w:t>
      </w:r>
      <w:ins w:id="60" w:author="Swinburne University of Technology" w:date="2015-08-07T15:57:00Z">
        <w:r w:rsidR="00AA389E">
          <w:t>disc</w:t>
        </w:r>
      </w:ins>
      <w:r w:rsidR="00BE058D" w:rsidRPr="00BE058D">
        <w:t xml:space="preserve"> that becomes progressively more important </w:t>
      </w:r>
      <w:r w:rsidR="00D83BBB">
        <w:t>at large radii</w:t>
      </w:r>
      <w:r w:rsidR="00BE058D" w:rsidRPr="00BE058D">
        <w:t xml:space="preserve">, whereas a radial decrease of ellipticity signifies the opposite case. </w:t>
      </w:r>
    </w:p>
    <w:p w14:paraId="17DF8E28" w14:textId="765D4CA6" w:rsidR="00223129" w:rsidRDefault="00223129" w:rsidP="00395D1F">
      <w:r>
        <w:t>Figure 1:</w:t>
      </w:r>
    </w:p>
    <w:p w14:paraId="224CD7F3" w14:textId="79054A22" w:rsidR="00223129" w:rsidRDefault="00223129" w:rsidP="00395D1F">
      <w:r>
        <w:rPr>
          <w:noProof/>
          <w:lang w:eastAsia="en-US"/>
        </w:rPr>
        <w:drawing>
          <wp:inline distT="0" distB="0" distL="0" distR="0" wp14:anchorId="5AF9F7C8" wp14:editId="42A39031">
            <wp:extent cx="5250180" cy="4186555"/>
            <wp:effectExtent l="0" t="0" r="7620" b="4445"/>
            <wp:docPr id="8" name="Picture 8" descr="Macintosh HD:Users:gsavorgnan:galaxy_vivisection:papers:lentiptical:images:Screen shot 2015-07-31 at 4.0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savorgnan:galaxy_vivisection:papers:lentiptical:images:Screen shot 2015-07-31 at 4.07.1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180" cy="4186555"/>
                    </a:xfrm>
                    <a:prstGeom prst="rect">
                      <a:avLst/>
                    </a:prstGeom>
                    <a:noFill/>
                    <a:ln>
                      <a:noFill/>
                    </a:ln>
                  </pic:spPr>
                </pic:pic>
              </a:graphicData>
            </a:graphic>
          </wp:inline>
        </w:drawing>
      </w:r>
    </w:p>
    <w:p w14:paraId="3C213C28" w14:textId="4B086353" w:rsidR="001F18BA" w:rsidRDefault="00395D1F" w:rsidP="00395D1F">
      <w:r>
        <w:t xml:space="preserve">The awareness that many </w:t>
      </w:r>
      <w:r w:rsidR="008C27A1">
        <w:t>“</w:t>
      </w:r>
      <w:r>
        <w:t>elliptical</w:t>
      </w:r>
      <w:r w:rsidR="008C27A1">
        <w:t>”</w:t>
      </w:r>
      <w:r>
        <w:t xml:space="preserve"> galaxies actually contain embedded stellar </w:t>
      </w:r>
      <w:ins w:id="61" w:author="Swinburne University of Technology" w:date="2015-08-07T15:57:00Z">
        <w:r w:rsidR="00AA389E">
          <w:t>disc</w:t>
        </w:r>
      </w:ins>
      <w:r>
        <w:t xml:space="preserve">s dates back at least three decades </w:t>
      </w:r>
      <w:r w:rsidR="008C27A1">
        <w:t>[C</w:t>
      </w:r>
      <w:r>
        <w:t>apaccioli1987,</w:t>
      </w:r>
      <w:r w:rsidR="008C27A1">
        <w:t xml:space="preserve"> R</w:t>
      </w:r>
      <w:r>
        <w:t>ix</w:t>
      </w:r>
      <w:r w:rsidR="008C27A1">
        <w:t xml:space="preserve"> &amp; W</w:t>
      </w:r>
      <w:r>
        <w:t>hite1990,</w:t>
      </w:r>
      <w:r w:rsidR="008C27A1">
        <w:t xml:space="preserve"> S</w:t>
      </w:r>
      <w:r>
        <w:t>corza</w:t>
      </w:r>
      <w:r w:rsidR="008C27A1">
        <w:t xml:space="preserve"> &amp; B</w:t>
      </w:r>
      <w:r>
        <w:t>ender</w:t>
      </w:r>
      <w:r w:rsidR="008C27A1">
        <w:t xml:space="preserve"> </w:t>
      </w:r>
      <w:r>
        <w:t>1990</w:t>
      </w:r>
      <w:r w:rsidR="008C27A1">
        <w:t>]</w:t>
      </w:r>
      <w:r w:rsidR="005D5084">
        <w:t xml:space="preserve">. </w:t>
      </w:r>
      <w:r>
        <w:t xml:space="preserve">However, the class of </w:t>
      </w:r>
      <w:r w:rsidR="008C26D1">
        <w:t>ellicular</w:t>
      </w:r>
      <w:r>
        <w:t xml:space="preserve"> galaxies has been missed by many galaxy </w:t>
      </w:r>
      <w:r w:rsidR="009273C4">
        <w:t>modelers</w:t>
      </w:r>
      <w:r>
        <w:t xml:space="preserve">, who </w:t>
      </w:r>
      <w:r w:rsidR="00B309D7">
        <w:t>labeled</w:t>
      </w:r>
      <w:r>
        <w:t xml:space="preserve"> as </w:t>
      </w:r>
      <w:r w:rsidR="008C27A1">
        <w:t>“</w:t>
      </w:r>
      <w:r>
        <w:t>unphysical</w:t>
      </w:r>
      <w:r w:rsidR="008C27A1">
        <w:t>”</w:t>
      </w:r>
      <w:r w:rsidR="00BD613D">
        <w:t xml:space="preserve"> [Allen+2006]</w:t>
      </w:r>
      <w:r>
        <w:t xml:space="preserve"> those bulge/</w:t>
      </w:r>
      <w:ins w:id="62" w:author="Swinburne University of Technology" w:date="2015-08-07T15:57:00Z">
        <w:r w:rsidR="00AA389E">
          <w:t>disc</w:t>
        </w:r>
      </w:ins>
      <w:r>
        <w:t xml:space="preserve"> decompositions in which the </w:t>
      </w:r>
      <w:ins w:id="63" w:author="Swinburne University of Technology" w:date="2015-08-07T15:57:00Z">
        <w:r w:rsidR="00AA389E">
          <w:t>disc</w:t>
        </w:r>
      </w:ins>
      <w:r>
        <w:t xml:space="preserve"> does not dominate over the spheroid at large radii</w:t>
      </w:r>
      <w:ins w:id="64" w:author="Swinburne University of Technology" w:date="2015-08-07T12:39:00Z">
        <w:r w:rsidR="00200475">
          <w:t>, as is observed with most spiral galaxies</w:t>
        </w:r>
      </w:ins>
      <w:r>
        <w:t xml:space="preserve">. This unspoken bias has led to </w:t>
      </w:r>
      <w:ins w:id="65" w:author="Swinburne University of Technology" w:date="2015-08-07T12:40:00Z">
        <w:r w:rsidR="00200475">
          <w:t xml:space="preserve">the </w:t>
        </w:r>
      </w:ins>
      <w:r>
        <w:t>reject</w:t>
      </w:r>
      <w:ins w:id="66" w:author="Swinburne University of Technology" w:date="2015-08-07T12:40:00Z">
        <w:r w:rsidR="00200475">
          <w:t>ion of</w:t>
        </w:r>
      </w:ins>
      <w:r>
        <w:t xml:space="preserve"> </w:t>
      </w:r>
      <w:ins w:id="67" w:author="Swinburne University of Technology" w:date="2015-08-07T12:40:00Z">
        <w:r w:rsidR="00200475">
          <w:t>m</w:t>
        </w:r>
      </w:ins>
      <w:r>
        <w:t>any bulge/</w:t>
      </w:r>
      <w:ins w:id="68" w:author="Swinburne University of Technology" w:date="2015-08-07T15:57:00Z">
        <w:r w:rsidR="00AA389E">
          <w:t>disc</w:t>
        </w:r>
      </w:ins>
      <w:r>
        <w:t xml:space="preserve"> decomposition</w:t>
      </w:r>
      <w:ins w:id="69" w:author="Swinburne University of Technology" w:date="2015-08-07T12:40:00Z">
        <w:r w:rsidR="00200475">
          <w:t>s</w:t>
        </w:r>
      </w:ins>
      <w:r>
        <w:t xml:space="preserve"> with an outcome similar to that illustrated in the middle panel of Figure </w:t>
      </w:r>
      <w:r w:rsidR="008C27A1">
        <w:t>1.</w:t>
      </w:r>
      <w:r>
        <w:t xml:space="preserve"> </w:t>
      </w:r>
      <w:ins w:id="70" w:author="Swinburne University of Technology" w:date="2015-08-07T14:00:00Z">
        <w:r w:rsidR="001F18BA" w:rsidRPr="001D4BE4">
          <w:t xml:space="preserve">Unsurprisingly, studies </w:t>
        </w:r>
        <w:r w:rsidR="001F18BA">
          <w:t>affected by this bias have</w:t>
        </w:r>
      </w:ins>
      <w:ins w:id="71" w:author="Swinburne University of Technology" w:date="2015-08-07T14:18:00Z">
        <w:r w:rsidR="00110AD9">
          <w:t xml:space="preserve"> not</w:t>
        </w:r>
      </w:ins>
      <w:ins w:id="72" w:author="Swinburne University of Technology" w:date="2015-08-07T14:00:00Z">
        <w:r w:rsidR="001F18BA">
          <w:t xml:space="preserve"> found galaxies </w:t>
        </w:r>
      </w:ins>
      <w:ins w:id="73" w:author="Swinburne University of Technology" w:date="2015-08-07T14:18:00Z">
        <w:r w:rsidR="00110AD9">
          <w:t>with a</w:t>
        </w:r>
      </w:ins>
      <w:ins w:id="74" w:author="Swinburne University of Technology" w:date="2015-08-07T14:00:00Z">
        <w:r w:rsidR="001F18BA">
          <w:t xml:space="preserve"> bulge-to-total ratio in the range 0.6 </w:t>
        </w:r>
      </w:ins>
      <w:ins w:id="75" w:author="Swinburne University of Technology" w:date="2015-08-07T14:18:00Z">
        <w:r w:rsidR="00110AD9">
          <w:t>&lt; B/T &lt;</w:t>
        </w:r>
      </w:ins>
      <w:ins w:id="76" w:author="Swinburne University of Technology" w:date="2015-08-07T14:00:00Z">
        <w:r w:rsidR="001F18BA">
          <w:t xml:space="preserve"> 1</w:t>
        </w:r>
      </w:ins>
      <w:ins w:id="77" w:author="Swinburne University of Technology" w:date="2015-08-07T14:18:00Z">
        <w:r w:rsidR="00110AD9">
          <w:t xml:space="preserve"> </w:t>
        </w:r>
      </w:ins>
      <w:ins w:id="78" w:author="Swinburne University of Technology" w:date="2015-08-07T14:00:00Z">
        <w:r w:rsidR="001F18BA">
          <w:t xml:space="preserve">[Gadotti 2008, Head+2014, Querejeta+2015, Mendez-Abreu 2015]. </w:t>
        </w:r>
      </w:ins>
    </w:p>
    <w:p w14:paraId="2E0E3063" w14:textId="6786310E" w:rsidR="00DD45DB" w:rsidRDefault="00DD45DB" w:rsidP="00DD45DB">
      <w:r>
        <w:t xml:space="preserve">The existence of intermediate-scale stellar </w:t>
      </w:r>
      <w:ins w:id="79" w:author="Swinburne University of Technology" w:date="2015-08-07T15:57:00Z">
        <w:r>
          <w:t>disc</w:t>
        </w:r>
      </w:ins>
      <w:r>
        <w:t xml:space="preserve">s reveals that a continuum of </w:t>
      </w:r>
      <w:ins w:id="80" w:author="Swinburne University of Technology" w:date="2015-08-07T15:57:00Z">
        <w:r>
          <w:t>disc</w:t>
        </w:r>
      </w:ins>
      <w:r>
        <w:t xml:space="preserve"> sizes, rather than a dichotomy of nuclear versus large-scale </w:t>
      </w:r>
      <w:ins w:id="81" w:author="Swinburne University of Technology" w:date="2015-08-07T15:57:00Z">
        <w:r>
          <w:t>disc</w:t>
        </w:r>
      </w:ins>
      <w:r>
        <w:t>s</w:t>
      </w:r>
      <w:ins w:id="82" w:author="Swinburne University of Technology" w:date="2015-08-07T12:47:00Z">
        <w:r>
          <w:t>, exists</w:t>
        </w:r>
      </w:ins>
      <w:r>
        <w:t xml:space="preserve">.  The presence of intermediate-scale </w:t>
      </w:r>
      <w:ins w:id="83" w:author="Swinburne University of Technology" w:date="2015-08-07T15:57:00Z">
        <w:r>
          <w:t>disc</w:t>
        </w:r>
      </w:ins>
      <w:r>
        <w:t xml:space="preserve">s also blurs the distinction between elliptical and lenticular galaxies. The existence of such </w:t>
      </w:r>
      <w:ins w:id="84" w:author="Swinburne University of Technology" w:date="2015-08-07T15:57:00Z">
        <w:r>
          <w:t>disc</w:t>
        </w:r>
      </w:ins>
      <w:r>
        <w:t xml:space="preserve">s is not only important for our understanding of </w:t>
      </w:r>
      <w:ins w:id="85" w:author="Swinburne University of Technology" w:date="2015-08-07T15:57:00Z">
        <w:r>
          <w:t>disc</w:t>
        </w:r>
      </w:ins>
      <w:r>
        <w:t xml:space="preserve"> growth in general, but accounting for such structure will impact our understanding of galaxy structure and </w:t>
      </w:r>
      <w:ins w:id="86" w:author="Swinburne University of Technology" w:date="2015-08-07T12:47:00Z">
        <w:r>
          <w:t>result in</w:t>
        </w:r>
      </w:ins>
      <w:r>
        <w:t xml:space="preserve"> the reclassification of many lenticular galaxies as ellicular galaxies. </w:t>
      </w:r>
      <w:ins w:id="87" w:author="Swinburne University of Technology" w:date="2015-08-07T12:50:00Z">
        <w:r>
          <w:t xml:space="preserve">It has </w:t>
        </w:r>
      </w:ins>
      <w:r>
        <w:t>been argued [Graham 2014] that the classification scheme for early-type galaxies should not be their apparent axis ratio as seen on the plane of the sky, but instead their bulge-to-</w:t>
      </w:r>
      <w:ins w:id="88" w:author="Swinburne University of Technology" w:date="2015-08-07T12:50:00Z">
        <w:r>
          <w:t xml:space="preserve">total </w:t>
        </w:r>
      </w:ins>
      <w:r>
        <w:t xml:space="preserve">flux ratio, with a continuum from pure elliptical galaxies to </w:t>
      </w:r>
      <w:ins w:id="89" w:author="Swinburne University of Technology" w:date="2015-08-07T15:57:00Z">
        <w:r>
          <w:t>disc</w:t>
        </w:r>
      </w:ins>
      <w:r>
        <w:t>-dominated lenticular galaxies.</w:t>
      </w:r>
      <w:ins w:id="90" w:author="Swinburne University of Technology" w:date="2015-08-07T12:51:00Z">
        <w:r w:rsidRPr="001F18BA">
          <w:rPr>
            <w:rFonts w:asciiTheme="majorHAnsi" w:hAnsiTheme="majorHAnsi"/>
          </w:rPr>
          <w:t xml:space="preserve">  </w:t>
        </w:r>
        <w:r w:rsidRPr="00DD45DB">
          <w:t xml:space="preserve">In Figure </w:t>
        </w:r>
      </w:ins>
      <w:r w:rsidR="006216AB">
        <w:t>2</w:t>
      </w:r>
      <w:ins w:id="91" w:author="Swinburne University of Technology" w:date="2015-08-07T12:51:00Z">
        <w:r w:rsidRPr="00DD45DB">
          <w:t xml:space="preserve"> we show the location of the ellicular galaxies in the Hubble grid </w:t>
        </w:r>
      </w:ins>
      <w:r>
        <w:t>[</w:t>
      </w:r>
      <w:ins w:id="92" w:author="Swinburne University of Technology" w:date="2015-08-07T12:51:00Z">
        <w:r w:rsidRPr="00DD45DB">
          <w:t>Graham 2014</w:t>
        </w:r>
      </w:ins>
      <w:r w:rsidR="00DC75C0">
        <w:t xml:space="preserve">]. </w:t>
      </w:r>
      <w:ins w:id="93" w:author="Swinburne University of Technology" w:date="2015-08-07T12:51:00Z">
        <w:r w:rsidRPr="00DD45DB">
          <w:t xml:space="preserve">Aside from the pure elliptical galaxies, each galaxy type displays a range of bulge-to-total flux ratios. </w:t>
        </w:r>
      </w:ins>
    </w:p>
    <w:p w14:paraId="4D48E1F4" w14:textId="00112144" w:rsidR="006216AB" w:rsidRDefault="006216AB" w:rsidP="00DD45DB">
      <w:r>
        <w:t>Figure 2:</w:t>
      </w:r>
    </w:p>
    <w:p w14:paraId="6D0A87BF" w14:textId="48069AEE" w:rsidR="006216AB" w:rsidRDefault="006216AB" w:rsidP="00DD45DB">
      <w:pPr>
        <w:rPr>
          <w:ins w:id="94" w:author="Swinburne University of Technology" w:date="2015-08-07T12:52:00Z"/>
        </w:rPr>
      </w:pPr>
      <w:ins w:id="95" w:author="Swinburne University of Technology" w:date="2015-08-11T15:50:00Z">
        <w:r>
          <w:rPr>
            <w:rFonts w:ascii="Arial" w:hAnsi="Arial" w:cs="Arial"/>
            <w:b/>
            <w:noProof/>
            <w:lang w:eastAsia="en-US"/>
          </w:rPr>
          <w:drawing>
            <wp:inline distT="0" distB="0" distL="0" distR="0" wp14:anchorId="40726FB5" wp14:editId="01344508">
              <wp:extent cx="5266690" cy="3732530"/>
              <wp:effectExtent l="0" t="0" r="0" b="1270"/>
              <wp:docPr id="3" name="Picture 3" descr="Macintosh HD:Users:gsavorgnan:galaxy_vivisection:papers:lentiptical:images:Hubble-grid-2:Hubble-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Hubble-grid-2:Hubble-grid-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3732530"/>
                      </a:xfrm>
                      <a:prstGeom prst="rect">
                        <a:avLst/>
                      </a:prstGeom>
                      <a:noFill/>
                      <a:ln>
                        <a:noFill/>
                      </a:ln>
                    </pic:spPr>
                  </pic:pic>
                </a:graphicData>
              </a:graphic>
            </wp:inline>
          </w:drawing>
        </w:r>
      </w:ins>
    </w:p>
    <w:p w14:paraId="79DE2432" w14:textId="77777777" w:rsidR="00121E99" w:rsidRDefault="00121E99" w:rsidP="00395D1F"/>
    <w:p w14:paraId="4D2A7C66" w14:textId="798D97F1" w:rsidR="002A27A4" w:rsidRDefault="00395D1F" w:rsidP="00395D1F">
      <w:r>
        <w:t xml:space="preserve">Examples of </w:t>
      </w:r>
      <w:r w:rsidR="008C26D1">
        <w:t>ellicular</w:t>
      </w:r>
      <w:r>
        <w:t xml:space="preserve"> galaxies are M</w:t>
      </w:r>
      <w:r w:rsidR="002B5E06">
        <w:t>rk</w:t>
      </w:r>
      <w:r>
        <w:t xml:space="preserve"> 1216, NGC 1271, NGC 1277, NGC 1332, and NGC 3115. </w:t>
      </w:r>
      <w:r w:rsidR="0069640A">
        <w:t>Their distribution of light</w:t>
      </w:r>
      <w:r>
        <w:t xml:space="preserve"> can be easily described and explained with a </w:t>
      </w:r>
      <w:r w:rsidR="00777369">
        <w:t>Sérsic</w:t>
      </w:r>
      <w:r>
        <w:t xml:space="preserve">-spheroid plus an </w:t>
      </w:r>
      <w:r w:rsidR="007C22E2">
        <w:t>intermediate</w:t>
      </w:r>
      <w:r>
        <w:t xml:space="preserve">-sized </w:t>
      </w:r>
      <w:ins w:id="96" w:author="Swinburne University of Technology" w:date="2015-08-07T15:57:00Z">
        <w:r w:rsidR="00AA389E">
          <w:t>disc</w:t>
        </w:r>
      </w:ins>
      <w:r>
        <w:t>. Our bulge/</w:t>
      </w:r>
      <w:ins w:id="97" w:author="Swinburne University of Technology" w:date="2015-08-07T15:57:00Z">
        <w:r w:rsidR="00AA389E">
          <w:t>disc</w:t>
        </w:r>
      </w:ins>
      <w:r>
        <w:t xml:space="preserve"> decomposition for the galaxy NGC 3115 is presented in Figure </w:t>
      </w:r>
      <w:r w:rsidR="006216AB">
        <w:t>3</w:t>
      </w:r>
      <w:r>
        <w:t xml:space="preserve">. </w:t>
      </w:r>
      <w:r w:rsidR="00777369">
        <w:t xml:space="preserve">The </w:t>
      </w:r>
      <w:r w:rsidR="0069640A">
        <w:t>radial light profile (</w:t>
      </w:r>
      <w:r w:rsidR="0069640A">
        <w:rPr>
          <w:rFonts w:ascii="Cambria" w:hAnsi="Cambria"/>
        </w:rPr>
        <w:t>μ</w:t>
      </w:r>
      <w:r w:rsidR="0069640A">
        <w:t>)</w:t>
      </w:r>
      <w:r w:rsidR="00777369">
        <w:t xml:space="preserve"> </w:t>
      </w:r>
      <w:r w:rsidR="0069640A">
        <w:t>extends out to five times the galaxy half-light radius</w:t>
      </w:r>
      <w:r w:rsidR="009B74A4">
        <w:t xml:space="preserve"> (</w:t>
      </w:r>
      <w:r w:rsidR="0069640A">
        <w:t xml:space="preserve">5 x </w:t>
      </w:r>
      <w:r w:rsidR="00777369">
        <w:t xml:space="preserve">50 arcsec). </w:t>
      </w:r>
      <w:r w:rsidR="008C27A1">
        <w:t xml:space="preserve">Not only </w:t>
      </w:r>
      <w:r w:rsidR="0069640A">
        <w:t>does the</w:t>
      </w:r>
      <w:r w:rsidR="00777369">
        <w:t xml:space="preserve"> </w:t>
      </w:r>
      <w:r w:rsidR="004E2271">
        <w:t>photometric bulge/</w:t>
      </w:r>
      <w:ins w:id="98" w:author="Swinburne University of Technology" w:date="2015-08-07T15:57:00Z">
        <w:r w:rsidR="00AA389E">
          <w:t>disc</w:t>
        </w:r>
      </w:ins>
      <w:r w:rsidR="004E2271">
        <w:t xml:space="preserve"> decomposition</w:t>
      </w:r>
      <w:r w:rsidR="008C27A1">
        <w:t xml:space="preserve"> for NGC 3115</w:t>
      </w:r>
      <w:r w:rsidR="004E2271">
        <w:t xml:space="preserve"> </w:t>
      </w:r>
      <w:r w:rsidR="0069640A">
        <w:t>match</w:t>
      </w:r>
      <w:r w:rsidR="008C27A1">
        <w:t xml:space="preserve"> the galaxy’s </w:t>
      </w:r>
      <w:r w:rsidR="0069640A">
        <w:t xml:space="preserve">light profile and the </w:t>
      </w:r>
      <w:r w:rsidR="008C27A1">
        <w:t xml:space="preserve">ellipticity profile, but it </w:t>
      </w:r>
      <w:r w:rsidR="004E2271">
        <w:t>is</w:t>
      </w:r>
      <w:r w:rsidR="008C27A1">
        <w:t xml:space="preserve"> </w:t>
      </w:r>
      <w:r w:rsidR="004E2271">
        <w:t xml:space="preserve">in excellent agreement with </w:t>
      </w:r>
      <w:r w:rsidR="008C27A1">
        <w:t>the galaxy’s</w:t>
      </w:r>
      <w:r w:rsidR="004E2271">
        <w:t xml:space="preserve"> kinematic properties </w:t>
      </w:r>
      <w:r w:rsidR="008C27A1">
        <w:rPr>
          <w:rFonts w:ascii="Cambria" w:hAnsi="Cambria"/>
        </w:rPr>
        <w:t>[</w:t>
      </w:r>
      <w:r w:rsidR="0069640A">
        <w:rPr>
          <w:rFonts w:ascii="Cambria" w:hAnsi="Cambria"/>
        </w:rPr>
        <w:t>Arnold+2011]</w:t>
      </w:r>
      <w:r w:rsidR="004E2271">
        <w:rPr>
          <w:rFonts w:ascii="Cambria" w:hAnsi="Cambria"/>
        </w:rPr>
        <w:t xml:space="preserve">. </w:t>
      </w:r>
      <w:ins w:id="99" w:author="Swinburne University of Technology" w:date="2015-08-07T12:56:00Z">
        <w:r w:rsidR="00C36124">
          <w:t xml:space="preserve"> </w:t>
        </w:r>
      </w:ins>
      <w:r>
        <w:t xml:space="preserve">Our two-component models (intermediate-sized </w:t>
      </w:r>
      <w:ins w:id="100" w:author="Swinburne University of Technology" w:date="2015-08-07T15:57:00Z">
        <w:r w:rsidR="00AA389E">
          <w:t>disc</w:t>
        </w:r>
      </w:ins>
      <w:r>
        <w:t xml:space="preserve"> embedded within a </w:t>
      </w:r>
      <w:r w:rsidR="00022439">
        <w:t xml:space="preserve">larger </w:t>
      </w:r>
      <w:r>
        <w:t>spheroidal component)</w:t>
      </w:r>
      <w:r w:rsidR="004B0C4F">
        <w:t xml:space="preserve"> </w:t>
      </w:r>
      <w:r>
        <w:t xml:space="preserve">match </w:t>
      </w:r>
      <w:r w:rsidR="00654B39">
        <w:t>the</w:t>
      </w:r>
      <w:ins w:id="101" w:author="Swinburne University of Technology" w:date="2015-08-07T12:42:00Z">
        <w:r w:rsidR="007C1739">
          <w:t xml:space="preserve"> </w:t>
        </w:r>
      </w:ins>
      <w:r w:rsidR="00654B39">
        <w:t xml:space="preserve">observed </w:t>
      </w:r>
      <w:r w:rsidR="00832BF3">
        <w:t>light</w:t>
      </w:r>
      <w:r w:rsidR="00654B39">
        <w:t xml:space="preserve"> distributions </w:t>
      </w:r>
      <w:r w:rsidR="00F72365">
        <w:t>and</w:t>
      </w:r>
      <w:ins w:id="102" w:author="Swinburne University of Technology" w:date="2015-08-07T12:42:00Z">
        <w:r w:rsidR="007C1739">
          <w:t xml:space="preserve"> </w:t>
        </w:r>
      </w:ins>
      <w:r w:rsidR="00F72365">
        <w:t>explain</w:t>
      </w:r>
      <w:ins w:id="103" w:author="Swinburne University of Technology" w:date="2015-08-07T12:43:00Z">
        <w:r w:rsidR="007C1739">
          <w:t xml:space="preserve"> </w:t>
        </w:r>
      </w:ins>
      <w:r>
        <w:t>the kinematic maps</w:t>
      </w:r>
      <w:r w:rsidR="00832BF3">
        <w:t xml:space="preserve"> [Arnold+2014]</w:t>
      </w:r>
      <w:r>
        <w:t xml:space="preserve"> (when available) and</w:t>
      </w:r>
      <w:ins w:id="104" w:author="Swinburne University of Technology" w:date="2015-08-07T12:42:00Z">
        <w:r w:rsidR="007C1739">
          <w:t xml:space="preserve"> </w:t>
        </w:r>
      </w:ins>
      <w:r>
        <w:t xml:space="preserve">the ellipticity profiles of </w:t>
      </w:r>
      <w:ins w:id="105" w:author="Swinburne University of Technology" w:date="2015-08-07T12:43:00Z">
        <w:r w:rsidR="007C1739">
          <w:t xml:space="preserve">the other </w:t>
        </w:r>
      </w:ins>
      <w:r w:rsidR="008C26D1">
        <w:t>ellicular</w:t>
      </w:r>
      <w:r>
        <w:t xml:space="preserve"> galaxies. </w:t>
      </w:r>
      <w:r w:rsidR="002A27A4">
        <w:t xml:space="preserve">Models that ``forcedly'' describe an ellicular galaxy with an inner bulge encased within a large-scale disk typically require the addition of a third component – an envelope or halo – that accounts for the outer portion of the spheroidal component. </w:t>
      </w:r>
    </w:p>
    <w:p w14:paraId="111C1F48" w14:textId="2F8CCBC4" w:rsidR="006216AB" w:rsidRDefault="006216AB" w:rsidP="00395D1F">
      <w:r>
        <w:t>Figure 3:</w:t>
      </w:r>
    </w:p>
    <w:p w14:paraId="21A6085E" w14:textId="77777777" w:rsidR="006216AB" w:rsidRPr="001213F4" w:rsidRDefault="006216AB" w:rsidP="006216AB">
      <w:pPr>
        <w:rPr>
          <w:rFonts w:ascii="Arial" w:hAnsi="Arial" w:cs="Arial"/>
        </w:rPr>
      </w:pPr>
      <w:r>
        <w:rPr>
          <w:rFonts w:ascii="Arial" w:hAnsi="Arial" w:cs="Arial"/>
        </w:rPr>
        <w:t>a)</w:t>
      </w:r>
      <w:r w:rsidRPr="001213F4">
        <w:rPr>
          <w:rFonts w:ascii="Arial" w:hAnsi="Arial" w:cs="Arial"/>
        </w:rPr>
        <w:drawing>
          <wp:inline distT="0" distB="0" distL="0" distR="0" wp14:anchorId="21D5FF64" wp14:editId="29B360AB">
            <wp:extent cx="2382805" cy="2368715"/>
            <wp:effectExtent l="0" t="0" r="5080" b="0"/>
            <wp:docPr id="9" name="Picture 9" descr="Macintosh HD:Users:gsavorgnan:galaxy_vivisection:papers:lentiptical:images:n3115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savorgnan:galaxy_vivisection:papers:lentiptical:images:n3115_imag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599" cy="2369504"/>
                    </a:xfrm>
                    <a:prstGeom prst="rect">
                      <a:avLst/>
                    </a:prstGeom>
                    <a:noFill/>
                    <a:ln>
                      <a:noFill/>
                    </a:ln>
                  </pic:spPr>
                </pic:pic>
              </a:graphicData>
            </a:graphic>
          </wp:inline>
        </w:drawing>
      </w:r>
      <w:r>
        <w:rPr>
          <w:rFonts w:ascii="Arial" w:hAnsi="Arial" w:cs="Arial"/>
        </w:rPr>
        <w:t xml:space="preserve">   b)</w:t>
      </w:r>
      <w:r w:rsidRPr="001213F4">
        <w:rPr>
          <w:rFonts w:ascii="Arial" w:hAnsi="Arial" w:cs="Arial"/>
        </w:rPr>
        <w:drawing>
          <wp:inline distT="0" distB="0" distL="0" distR="0" wp14:anchorId="61904295" wp14:editId="76572C63">
            <wp:extent cx="2410408" cy="2396155"/>
            <wp:effectExtent l="0" t="0" r="3175" b="0"/>
            <wp:docPr id="10" name="Picture 10" descr="Macintosh HD:Users:gsavorgnan:galaxy_vivisection:papers:lentiptical:images:n3115_unsha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savorgnan:galaxy_vivisection:papers:lentiptical:images:n3115_unsharp.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1014" cy="2396757"/>
                    </a:xfrm>
                    <a:prstGeom prst="rect">
                      <a:avLst/>
                    </a:prstGeom>
                    <a:noFill/>
                    <a:ln>
                      <a:noFill/>
                    </a:ln>
                  </pic:spPr>
                </pic:pic>
              </a:graphicData>
            </a:graphic>
          </wp:inline>
        </w:drawing>
      </w:r>
    </w:p>
    <w:p w14:paraId="799BD403" w14:textId="77777777" w:rsidR="006216AB" w:rsidRDefault="006216AB" w:rsidP="006216AB">
      <w:pPr>
        <w:rPr>
          <w:rFonts w:ascii="Arial" w:hAnsi="Arial" w:cs="Arial"/>
        </w:rPr>
      </w:pPr>
    </w:p>
    <w:p w14:paraId="6A217D6F" w14:textId="77777777" w:rsidR="006216AB" w:rsidRDefault="006216AB" w:rsidP="006216AB">
      <w:r>
        <w:rPr>
          <w:rFonts w:ascii="Arial" w:hAnsi="Arial" w:cs="Arial"/>
        </w:rPr>
        <w:t>c)</w:t>
      </w:r>
      <w:r>
        <w:rPr>
          <w:noProof/>
          <w:lang w:eastAsia="en-US"/>
        </w:rPr>
        <w:drawing>
          <wp:inline distT="0" distB="0" distL="0" distR="0" wp14:anchorId="094EBF24" wp14:editId="2D076E38">
            <wp:extent cx="5098373" cy="2831841"/>
            <wp:effectExtent l="0" t="0" r="7620" b="0"/>
            <wp:docPr id="2" name="Picture 2" descr="Macintosh HD:Users:gsavorgnan:galaxy_vivisection:papers:lentiptical:images:n3115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n3115_decomposition.eps"/>
                    <pic:cNvPicPr>
                      <a:picLocks noChangeAspect="1" noChangeArrowheads="1"/>
                    </pic:cNvPicPr>
                  </pic:nvPicPr>
                  <pic:blipFill rotWithShape="1">
                    <a:blip r:embed="rId10">
                      <a:extLst>
                        <a:ext uri="{28A0092B-C50C-407E-A947-70E740481C1C}">
                          <a14:useLocalDpi xmlns:a14="http://schemas.microsoft.com/office/drawing/2010/main" val="0"/>
                        </a:ext>
                      </a:extLst>
                    </a:blip>
                    <a:srcRect l="10653" t="6449" r="5897" b="31710"/>
                    <a:stretch/>
                  </pic:blipFill>
                  <pic:spPr bwMode="auto">
                    <a:xfrm>
                      <a:off x="0" y="0"/>
                      <a:ext cx="5103283" cy="2834568"/>
                    </a:xfrm>
                    <a:prstGeom prst="rect">
                      <a:avLst/>
                    </a:prstGeom>
                    <a:noFill/>
                    <a:ln>
                      <a:noFill/>
                    </a:ln>
                    <a:extLst>
                      <a:ext uri="{53640926-AAD7-44d8-BBD7-CCE9431645EC}">
                        <a14:shadowObscured xmlns:a14="http://schemas.microsoft.com/office/drawing/2010/main"/>
                      </a:ext>
                    </a:extLst>
                  </pic:spPr>
                </pic:pic>
              </a:graphicData>
            </a:graphic>
          </wp:inline>
        </w:drawing>
      </w:r>
    </w:p>
    <w:p w14:paraId="6897C679" w14:textId="77777777" w:rsidR="006216AB" w:rsidRDefault="006216AB" w:rsidP="00395D1F"/>
    <w:p w14:paraId="0C28494C" w14:textId="11F2A21A" w:rsidR="00395D1F" w:rsidRDefault="00D847C9" w:rsidP="00395D1F">
      <w:r>
        <w:t>Figure 3 reveals that</w:t>
      </w:r>
      <w:r w:rsidR="00395D1F">
        <w:t xml:space="preserve"> when </w:t>
      </w:r>
      <w:r w:rsidR="008C26D1">
        <w:t>ellicular</w:t>
      </w:r>
      <w:r w:rsidR="00395D1F">
        <w:t xml:space="preserve"> galaxies are </w:t>
      </w:r>
      <w:r>
        <w:t xml:space="preserve">properly </w:t>
      </w:r>
      <w:r w:rsidR="009273C4">
        <w:t>modeled</w:t>
      </w:r>
      <w:r w:rsidR="00395D1F">
        <w:t xml:space="preserve">, they no longer </w:t>
      </w:r>
      <w:r w:rsidR="00E01499">
        <w:t>appear as extreme</w:t>
      </w:r>
      <w:r w:rsidR="00395D1F">
        <w:t xml:space="preserve"> outlier</w:t>
      </w:r>
      <w:r w:rsidR="00E01499">
        <w:t>s</w:t>
      </w:r>
      <w:r w:rsidR="00395D1F">
        <w:t xml:space="preserve"> in the (black hole mass) </w:t>
      </w:r>
      <w:r w:rsidR="00B75FBF">
        <w:t xml:space="preserve">– </w:t>
      </w:r>
      <w:r w:rsidR="00395D1F">
        <w:t xml:space="preserve">(spheroid stellar mass) diagram. </w:t>
      </w:r>
      <w:r w:rsidR="00877AB7">
        <w:t>Obviously, having both the black hole mass and the spheroid mass correct is important for placing systems in the (black hole mass) – (spheroid stellar mass) diagram.</w:t>
      </w:r>
      <w:ins w:id="106" w:author="Swinburne University of Technology" w:date="2015-08-07T12:56:00Z">
        <w:r w:rsidR="00C36124">
          <w:t xml:space="preserve"> </w:t>
        </w:r>
      </w:ins>
      <w:r w:rsidR="00395D1F">
        <w:t xml:space="preserve">For early-type galaxies, the </w:t>
      </w:r>
      <w:ins w:id="107" w:author="Swinburne University of Technology" w:date="2015-08-07T12:46:00Z">
        <w:r w:rsidR="007C1739">
          <w:t xml:space="preserve">spheroid </w:t>
        </w:r>
      </w:ins>
      <w:r w:rsidR="00395D1F">
        <w:t>luminosity and the total galaxy luminosity can be used to predict the black hole mass with the same level of accuracy [</w:t>
      </w:r>
      <w:r w:rsidR="00E01499">
        <w:t>Savorgnan</w:t>
      </w:r>
      <w:r w:rsidR="00BE6C9C">
        <w:t>+2015</w:t>
      </w:r>
      <w:r w:rsidR="00395D1F">
        <w:t xml:space="preserve">]. </w:t>
      </w:r>
      <w:r>
        <w:t>If</w:t>
      </w:r>
      <w:r w:rsidR="00395D1F">
        <w:t xml:space="preserve"> a galaxy hosts a black hole that is over-massive compared to expectations from the </w:t>
      </w:r>
      <w:ins w:id="108" w:author="Swinburne University of Technology" w:date="2015-08-07T12:46:00Z">
        <w:r w:rsidR="007C1739">
          <w:t xml:space="preserve">spheroid </w:t>
        </w:r>
      </w:ins>
      <w:r w:rsidR="00395D1F">
        <w:t xml:space="preserve">luminosity, but is </w:t>
      </w:r>
      <w:r w:rsidR="00E01499">
        <w:t>“</w:t>
      </w:r>
      <w:r w:rsidR="00395D1F">
        <w:t>normal</w:t>
      </w:r>
      <w:r w:rsidR="00E01499">
        <w:t>”</w:t>
      </w:r>
      <w:r w:rsidR="00395D1F">
        <w:t xml:space="preserve"> compared to expectations from the total galaxy luminosity, </w:t>
      </w:r>
      <w:r w:rsidR="00D41C62">
        <w:t>one should wonder whether</w:t>
      </w:r>
      <w:r w:rsidR="00395D1F">
        <w:t xml:space="preserve"> the bulge luminosity </w:t>
      </w:r>
      <w:r w:rsidR="00D41C62">
        <w:t>might</w:t>
      </w:r>
      <w:r w:rsidR="00395D1F">
        <w:t xml:space="preserve"> have been underestimated</w:t>
      </w:r>
      <w:r w:rsidR="00E01499">
        <w:t xml:space="preserve"> due to </w:t>
      </w:r>
      <w:r>
        <w:t>inaccurate</w:t>
      </w:r>
      <w:r w:rsidR="00E01499">
        <w:t xml:space="preserve"> bulge/</w:t>
      </w:r>
      <w:ins w:id="109" w:author="Swinburne University of Technology" w:date="2015-08-07T15:57:00Z">
        <w:r w:rsidR="00AA389E">
          <w:t>disc</w:t>
        </w:r>
      </w:ins>
      <w:r w:rsidR="00E01499">
        <w:t xml:space="preserve"> decomposition</w:t>
      </w:r>
      <w:r w:rsidR="00395D1F">
        <w:t xml:space="preserve">. Indeed, none of </w:t>
      </w:r>
      <w:r w:rsidR="00E01499">
        <w:t xml:space="preserve">the five </w:t>
      </w:r>
      <w:r w:rsidR="008C26D1">
        <w:t>ellicular</w:t>
      </w:r>
      <w:r w:rsidR="00395D1F">
        <w:t xml:space="preserve"> galaxies</w:t>
      </w:r>
      <w:r w:rsidR="00E01499">
        <w:t xml:space="preserve"> mentioned </w:t>
      </w:r>
      <w:r>
        <w:t>here</w:t>
      </w:r>
      <w:r w:rsidR="00395D1F">
        <w:t xml:space="preserve"> is a</w:t>
      </w:r>
      <w:r w:rsidR="00DB1948">
        <w:t xml:space="preserve"> </w:t>
      </w:r>
      <w:r w:rsidR="00395D1F">
        <w:t>n</w:t>
      </w:r>
      <w:r w:rsidR="00DB1948">
        <w:t>oticeable</w:t>
      </w:r>
      <w:r w:rsidR="00395D1F">
        <w:t xml:space="preserve"> outlier in the (black hole mass) </w:t>
      </w:r>
      <w:r w:rsidR="00DB1948">
        <w:t xml:space="preserve">– </w:t>
      </w:r>
      <w:r w:rsidR="00395D1F">
        <w:t>(total galaxy luminosity) diagram</w:t>
      </w:r>
      <w:r w:rsidR="00E01499">
        <w:t xml:space="preserve"> </w:t>
      </w:r>
      <w:r w:rsidR="00395D1F">
        <w:t>[</w:t>
      </w:r>
      <w:r w:rsidR="00BE6C9C">
        <w:t>Savorgnan+2015</w:t>
      </w:r>
      <w:r w:rsidR="00395D1F">
        <w:t xml:space="preserve">]. </w:t>
      </w:r>
    </w:p>
    <w:p w14:paraId="18CEA840" w14:textId="06B243BF" w:rsidR="006216AB" w:rsidRDefault="006216AB" w:rsidP="00395D1F">
      <w:r>
        <w:t xml:space="preserve">Figure </w:t>
      </w:r>
      <w:r w:rsidR="00121E99">
        <w:t>4</w:t>
      </w:r>
      <w:r>
        <w:t>:</w:t>
      </w:r>
    </w:p>
    <w:p w14:paraId="35608626" w14:textId="53072F74" w:rsidR="006216AB" w:rsidRDefault="006216AB" w:rsidP="00395D1F">
      <w:ins w:id="110" w:author="Swinburne University of Technology" w:date="2015-08-07T16:14:00Z">
        <w:r>
          <w:rPr>
            <w:rFonts w:ascii="Arial" w:hAnsi="Arial" w:cs="Arial"/>
            <w:i/>
            <w:noProof/>
            <w:lang w:eastAsia="en-US"/>
            <w:rPrChange w:id="111" w:author="Unknown">
              <w:rPr>
                <w:noProof/>
                <w:lang w:eastAsia="en-US"/>
              </w:rPr>
            </w:rPrChange>
          </w:rPr>
          <w:drawing>
            <wp:inline distT="0" distB="0" distL="0" distR="0" wp14:anchorId="55B45233" wp14:editId="01C25F4C">
              <wp:extent cx="5264785" cy="3948430"/>
              <wp:effectExtent l="0" t="0" r="0" b="0"/>
              <wp:docPr id="1" name="Picture 1"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mm.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785" cy="3948430"/>
                      </a:xfrm>
                      <a:prstGeom prst="rect">
                        <a:avLst/>
                      </a:prstGeom>
                      <a:noFill/>
                      <a:ln>
                        <a:noFill/>
                      </a:ln>
                    </pic:spPr>
                  </pic:pic>
                </a:graphicData>
              </a:graphic>
            </wp:inline>
          </w:drawing>
        </w:r>
      </w:ins>
    </w:p>
    <w:p w14:paraId="26340A7D" w14:textId="77777777" w:rsidR="006216AB" w:rsidRDefault="006216AB" w:rsidP="00A60293"/>
    <w:p w14:paraId="5201E265" w14:textId="43215700" w:rsidR="00A60293" w:rsidRDefault="00D41C62" w:rsidP="00A60293">
      <w:r>
        <w:t xml:space="preserve">Acknowledging the </w:t>
      </w:r>
      <w:r w:rsidR="0024051D">
        <w:t>correct</w:t>
      </w:r>
      <w:r>
        <w:t xml:space="preserve"> structure of e</w:t>
      </w:r>
      <w:r w:rsidR="00620091">
        <w:t xml:space="preserve">llicular galaxies </w:t>
      </w:r>
      <w:r>
        <w:t xml:space="preserve">is also important to </w:t>
      </w:r>
      <w:r w:rsidR="0024051D">
        <w:t>properly</w:t>
      </w:r>
      <w:r>
        <w:t xml:space="preserve"> understand their </w:t>
      </w:r>
      <w:r w:rsidR="00BB1B55">
        <w:t>origin</w:t>
      </w:r>
      <w:r>
        <w:t xml:space="preserve">. </w:t>
      </w:r>
      <w:r w:rsidR="00BB1B55">
        <w:t xml:space="preserve">According to the </w:t>
      </w:r>
      <w:r w:rsidR="00516BA2">
        <w:t>current paradigm of cosmological structure evolution,</w:t>
      </w:r>
      <w:r w:rsidR="00BB1B55">
        <w:t xml:space="preserve"> </w:t>
      </w:r>
      <w:r w:rsidR="00516BA2">
        <w:t xml:space="preserve">the </w:t>
      </w:r>
      <w:r w:rsidR="00C4197B">
        <w:t>genesis</w:t>
      </w:r>
      <w:r w:rsidR="00516BA2">
        <w:t xml:space="preserve"> of </w:t>
      </w:r>
      <w:r w:rsidR="00BB1B55">
        <w:t>massive early-type galax</w:t>
      </w:r>
      <w:r w:rsidR="009C7485">
        <w:t>ies</w:t>
      </w:r>
      <w:r w:rsidR="00C4197B">
        <w:t xml:space="preserve"> </w:t>
      </w:r>
      <w:r w:rsidR="00516BA2">
        <w:t xml:space="preserve">is characterized by two distinct phases: </w:t>
      </w:r>
      <w:r w:rsidR="009C7485">
        <w:t>“</w:t>
      </w:r>
      <w:r w:rsidR="00C4197B">
        <w:t>in-situ</w:t>
      </w:r>
      <w:r w:rsidR="009C7485">
        <w:t>”</w:t>
      </w:r>
      <w:r w:rsidR="00C4197B">
        <w:t xml:space="preserve"> and </w:t>
      </w:r>
      <w:r w:rsidR="009C7485">
        <w:t>“</w:t>
      </w:r>
      <w:r w:rsidR="00C4197B">
        <w:t>ex-situ</w:t>
      </w:r>
      <w:r w:rsidR="009C7485">
        <w:t>”</w:t>
      </w:r>
      <w:r w:rsidR="00C4197B">
        <w:t xml:space="preserve">. The first phase takes place in the early Universe, when cold gas inflows </w:t>
      </w:r>
      <w:r w:rsidR="009C7485">
        <w:t>produce</w:t>
      </w:r>
      <w:r w:rsidR="00C4197B">
        <w:t xml:space="preserve"> short and intense burst</w:t>
      </w:r>
      <w:r w:rsidR="009C7485">
        <w:t>s</w:t>
      </w:r>
      <w:r w:rsidR="00C4197B">
        <w:t xml:space="preserve"> </w:t>
      </w:r>
      <w:r w:rsidR="009C7485">
        <w:t xml:space="preserve">of star formation that create the cores of galaxies. </w:t>
      </w:r>
      <w:r w:rsidR="00117D28">
        <w:t>These naked and compact cores, named “red nuggets”, have been observed at high-redshift</w:t>
      </w:r>
      <w:r w:rsidR="00596BEC">
        <w:t xml:space="preserve"> with sizes of 1-2 kpc </w:t>
      </w:r>
      <w:r w:rsidR="00117D28">
        <w:t>[</w:t>
      </w:r>
      <w:r w:rsidR="00117D28" w:rsidRPr="00DE3407">
        <w:t>van Dokkum+200</w:t>
      </w:r>
      <w:r w:rsidR="00117D28">
        <w:t xml:space="preserve">8, Damjanov+2009]. </w:t>
      </w:r>
      <w:r w:rsidR="009C7485">
        <w:t>In the second phase, stellar disks and stellar envelopes are accreted around these primordial galaxy cores and assemble the external parts of galaxies</w:t>
      </w:r>
      <w:r w:rsidR="00596BEC">
        <w:t xml:space="preserve"> on scales of 10-20 kpc</w:t>
      </w:r>
      <w:r w:rsidR="009C7485">
        <w:t xml:space="preserve">. </w:t>
      </w:r>
      <w:r w:rsidR="00117D28">
        <w:t>Today’s</w:t>
      </w:r>
      <w:r w:rsidR="00395CBC">
        <w:t xml:space="preserve"> Universe is populated by an abundance of compact, massive spheroids [Graham+2015], with the same physical properties </w:t>
      </w:r>
      <w:r w:rsidR="00537607">
        <w:t xml:space="preserve">– </w:t>
      </w:r>
      <w:r w:rsidR="0079768E">
        <w:t>mass</w:t>
      </w:r>
      <w:r w:rsidR="00537607">
        <w:t xml:space="preserve"> and compactness – </w:t>
      </w:r>
      <w:r w:rsidR="00395CBC">
        <w:t>as</w:t>
      </w:r>
      <w:r w:rsidR="00537607">
        <w:t xml:space="preserve"> </w:t>
      </w:r>
      <w:r w:rsidR="00395CBC">
        <w:t xml:space="preserve">high-redshift red nuggets. Some of these local compact massive spheroids are encased within a large-scale </w:t>
      </w:r>
      <w:ins w:id="112" w:author="Swinburne University of Technology" w:date="2015-08-07T15:57:00Z">
        <w:r w:rsidR="00AA389E">
          <w:t>disc</w:t>
        </w:r>
      </w:ins>
      <w:r w:rsidR="00395CBC">
        <w:t xml:space="preserve">, that is to say they are the bulges of </w:t>
      </w:r>
      <w:r w:rsidR="003B37E3">
        <w:t xml:space="preserve">some </w:t>
      </w:r>
      <w:r w:rsidR="00395CBC">
        <w:t xml:space="preserve">lenticular and spiral galaxies. </w:t>
      </w:r>
      <w:r w:rsidR="003E55A7">
        <w:t xml:space="preserve">Over the last </w:t>
      </w:r>
      <w:ins w:id="113" w:author="Swinburne University of Technology" w:date="2015-08-07T14:05:00Z">
        <w:r w:rsidR="001F18BA">
          <w:t>10</w:t>
        </w:r>
      </w:ins>
      <w:r w:rsidR="003E55A7">
        <w:t xml:space="preserve"> billion years, </w:t>
      </w:r>
      <w:r w:rsidR="00D1341B">
        <w:t>their</w:t>
      </w:r>
      <w:r w:rsidR="003E55A7">
        <w:t xml:space="preserve"> spheroids have evolved by growing a relatively flat </w:t>
      </w:r>
      <w:ins w:id="114" w:author="Swinburne University of Technology" w:date="2015-08-07T15:57:00Z">
        <w:r w:rsidR="00AA389E">
          <w:t>disc</w:t>
        </w:r>
      </w:ins>
      <w:ins w:id="115" w:author="Swinburne University of Technology" w:date="2015-08-07T12:53:00Z">
        <w:r w:rsidR="00C36124">
          <w:t xml:space="preserve"> </w:t>
        </w:r>
      </w:ins>
      <w:ins w:id="116" w:author="Swinburne University of Technology" w:date="2015-08-07T14:05:00Z">
        <w:r w:rsidR="001F18BA">
          <w:t>–</w:t>
        </w:r>
      </w:ins>
      <w:r w:rsidR="003E55A7">
        <w:t xml:space="preserve"> rather</w:t>
      </w:r>
      <w:ins w:id="117" w:author="Swinburne University of Technology" w:date="2015-08-07T14:05:00Z">
        <w:r w:rsidR="001F18BA">
          <w:t xml:space="preserve"> </w:t>
        </w:r>
      </w:ins>
      <w:r w:rsidR="003E55A7">
        <w:t>than a three-dimensional envelope</w:t>
      </w:r>
      <w:ins w:id="118" w:author="Swinburne University of Technology" w:date="2015-08-07T12:54:00Z">
        <w:r w:rsidR="001F18BA">
          <w:t xml:space="preserve"> </w:t>
        </w:r>
      </w:ins>
      <w:ins w:id="119" w:author="Swinburne University of Technology" w:date="2015-08-07T14:05:00Z">
        <w:r w:rsidR="001F18BA">
          <w:t>–</w:t>
        </w:r>
      </w:ins>
      <w:r w:rsidR="003E55A7">
        <w:t xml:space="preserve"> which</w:t>
      </w:r>
      <w:ins w:id="120" w:author="Swinburne University of Technology" w:date="2015-08-07T14:05:00Z">
        <w:r w:rsidR="001F18BA">
          <w:t xml:space="preserve"> </w:t>
        </w:r>
      </w:ins>
      <w:r w:rsidR="003E55A7">
        <w:t xml:space="preserve">has increased the galaxy size but preserved the bulge compactness. The other compact massive spheroids </w:t>
      </w:r>
      <w:r w:rsidR="0079768E">
        <w:t>of</w:t>
      </w:r>
      <w:r w:rsidR="00A60293">
        <w:t xml:space="preserve"> </w:t>
      </w:r>
      <w:r w:rsidR="00117D28">
        <w:t xml:space="preserve">today’s </w:t>
      </w:r>
      <w:r w:rsidR="00A60293">
        <w:t>U</w:t>
      </w:r>
      <w:r w:rsidR="003A428F">
        <w:t xml:space="preserve">niverse </w:t>
      </w:r>
      <w:r w:rsidR="003E55A7">
        <w:t xml:space="preserve">belong to </w:t>
      </w:r>
      <w:r w:rsidR="003B37E3">
        <w:t xml:space="preserve">some </w:t>
      </w:r>
      <w:r w:rsidR="008C26D1">
        <w:t>ellicular</w:t>
      </w:r>
      <w:r w:rsidR="003E55A7">
        <w:t xml:space="preserve"> galaxies</w:t>
      </w:r>
      <w:r w:rsidR="003B37E3">
        <w:t>; in this case</w:t>
      </w:r>
      <w:r w:rsidR="003E55A7">
        <w:t xml:space="preserve">, </w:t>
      </w:r>
      <w:r w:rsidR="0079768E">
        <w:t xml:space="preserve">also </w:t>
      </w:r>
      <w:r w:rsidR="003B37E3">
        <w:t>the</w:t>
      </w:r>
      <w:r w:rsidR="003E55A7">
        <w:t xml:space="preserve"> galaxy size</w:t>
      </w:r>
      <w:r w:rsidR="003B37E3">
        <w:t xml:space="preserve"> (</w:t>
      </w:r>
      <w:r w:rsidR="00537607">
        <w:t xml:space="preserve">1-2 kpc, </w:t>
      </w:r>
      <w:r w:rsidR="003B37E3">
        <w:t>roughly equivalent to the spheroid size)</w:t>
      </w:r>
      <w:r w:rsidR="003E55A7">
        <w:t xml:space="preserve"> </w:t>
      </w:r>
      <w:r w:rsidR="003B37E3">
        <w:t xml:space="preserve">has remained compact. </w:t>
      </w:r>
      <w:r w:rsidR="000E3CA7">
        <w:t xml:space="preserve">Indeed, the galaxies Mrk 1216, NGC 1271, NGC 1277, NGC 1332, and NGC 3115 are all compact ellicular galaxies. </w:t>
      </w:r>
      <w:r w:rsidR="00D1341B">
        <w:t xml:space="preserve">This implies that, among the </w:t>
      </w:r>
      <w:r w:rsidR="00CB78ED">
        <w:t xml:space="preserve">local </w:t>
      </w:r>
      <w:r w:rsidR="00D1341B">
        <w:t xml:space="preserve">descendant of the high-redshift red nuggets, </w:t>
      </w:r>
      <w:r w:rsidR="00022439">
        <w:t xml:space="preserve">compact </w:t>
      </w:r>
      <w:r w:rsidR="008C26D1">
        <w:t>ellicular</w:t>
      </w:r>
      <w:r w:rsidR="00D1341B">
        <w:t xml:space="preserve"> galaxies are those that have undergone the lowest degree of </w:t>
      </w:r>
      <w:ins w:id="121" w:author="Swinburne University of Technology" w:date="2015-08-07T15:57:00Z">
        <w:r w:rsidR="00AA389E">
          <w:t>disc</w:t>
        </w:r>
      </w:ins>
      <w:r w:rsidR="0089419F">
        <w:t xml:space="preserve"> growth. That is,</w:t>
      </w:r>
      <w:r w:rsidR="00D1341B">
        <w:t xml:space="preserve"> </w:t>
      </w:r>
      <w:r w:rsidR="0089419F">
        <w:t>t</w:t>
      </w:r>
      <w:r w:rsidR="00AC2B9F">
        <w:t xml:space="preserve">he bulk of </w:t>
      </w:r>
      <w:r w:rsidR="00537607">
        <w:t>an ellicular</w:t>
      </w:r>
      <w:r w:rsidR="00AC2B9F">
        <w:t xml:space="preserve"> galaxy quickly assembled</w:t>
      </w:r>
      <w:r w:rsidR="00F47FD8">
        <w:t xml:space="preserve"> “in-situ”</w:t>
      </w:r>
      <w:r w:rsidR="00AC2B9F">
        <w:t xml:space="preserve"> in a very young Universe and experienced very little evolution over the last 10 billion years. </w:t>
      </w:r>
      <w:r w:rsidR="00A60293">
        <w:t xml:space="preserve">However, a </w:t>
      </w:r>
      <w:r w:rsidR="00F47FD8">
        <w:t>dramatically</w:t>
      </w:r>
      <w:r w:rsidR="00A60293">
        <w:t xml:space="preserve"> different conclusion would be </w:t>
      </w:r>
      <w:r w:rsidR="0089419F">
        <w:t>reached</w:t>
      </w:r>
      <w:r w:rsidR="00A60293">
        <w:t xml:space="preserve"> if one considered </w:t>
      </w:r>
      <w:r w:rsidR="00AC2B9F">
        <w:t>ellicular</w:t>
      </w:r>
      <w:r w:rsidR="00A60293">
        <w:t xml:space="preserve"> galaxies as three-component</w:t>
      </w:r>
      <w:r w:rsidR="003B37E3">
        <w:t xml:space="preserve"> systems</w:t>
      </w:r>
      <w:r w:rsidR="004D3AE4">
        <w:t xml:space="preserve"> (bulge + disk + envelope) [refs]. </w:t>
      </w:r>
      <w:r w:rsidR="00624B22">
        <w:t xml:space="preserve">In this case, only </w:t>
      </w:r>
      <w:r w:rsidR="004D3AE4">
        <w:t>the</w:t>
      </w:r>
      <w:r w:rsidR="00624B22">
        <w:t xml:space="preserve"> inner bulge would have originated in the early Universe, and subsequently accreted a substantial disk and envelope. </w:t>
      </w:r>
      <w:r w:rsidR="007A573C">
        <w:t>If this</w:t>
      </w:r>
      <w:r w:rsidR="004D3AE4">
        <w:t xml:space="preserve"> was correct, we should observe high-redshift naked bulges with</w:t>
      </w:r>
      <w:r w:rsidR="000E3CA7">
        <w:t xml:space="preserve"> stellar masses </w:t>
      </w:r>
      <w:r w:rsidR="0079768E">
        <w:t xml:space="preserve">similar to, </w:t>
      </w:r>
      <w:r w:rsidR="000E3CA7">
        <w:t>but</w:t>
      </w:r>
      <w:r w:rsidR="004D3AE4">
        <w:t xml:space="preserve"> sizes </w:t>
      </w:r>
      <w:r w:rsidR="0079768E">
        <w:t>10</w:t>
      </w:r>
      <w:r w:rsidR="000E3CA7">
        <w:t xml:space="preserve"> times smaller than the </w:t>
      </w:r>
      <w:r w:rsidR="00707950">
        <w:t xml:space="preserve">currently </w:t>
      </w:r>
      <w:r w:rsidR="000E3CA7">
        <w:t xml:space="preserve">observed red nuggets. </w:t>
      </w:r>
    </w:p>
    <w:p w14:paraId="230A022B" w14:textId="77777777" w:rsidR="00A60293" w:rsidRDefault="00A60293" w:rsidP="00395D1F"/>
    <w:p w14:paraId="41CE8876" w14:textId="77777777" w:rsidR="00B40700" w:rsidRDefault="00B40700" w:rsidP="00395D1F"/>
    <w:p w14:paraId="15820D23" w14:textId="77777777" w:rsidR="00223129" w:rsidRDefault="00223129" w:rsidP="00223129">
      <w:pPr>
        <w:rPr>
          <w:b/>
        </w:rPr>
      </w:pPr>
      <w:r w:rsidRPr="00B40700">
        <w:rPr>
          <w:b/>
        </w:rPr>
        <w:t>Method:</w:t>
      </w:r>
    </w:p>
    <w:p w14:paraId="393EB096" w14:textId="77777777" w:rsidR="00223129" w:rsidRDefault="00223129" w:rsidP="00223129">
      <w:r>
        <w:t xml:space="preserve">Figure 3 was populated using a galaxy decomposition technique extensively described in [Savorgnan &amp; Graham 2015]. Briefly, we obtained Spitzer/IRAC 3.6 </w:t>
      </w:r>
      <w:r>
        <w:rPr>
          <w:rFonts w:ascii="Cambria" w:hAnsi="Cambria"/>
        </w:rPr>
        <w:t>μ</w:t>
      </w:r>
      <w:r>
        <w:t>m images for 45 early-type galaxies with a dynamical detection of their black hole mass and we extracted their one-dimensional light profiles. We modeled the light profiles with a combination of analytic functions, using one function per galaxy component. Spheroid luminosities were converted into stellar masses using individual, but almost constant mass-to-light ratios (</w:t>
      </w:r>
      <w:ins w:id="122" w:author="Swinburne University of Technology" w:date="2015-08-07T14:06:00Z">
        <w:r>
          <w:t>~</w:t>
        </w:r>
      </w:ins>
      <w:r>
        <w:t>0.6) [Savorgnan+2015]. The ellicular galaxies NGC 1332 and NGC 3115 are included in the sample of 45 early-type galaxies. In addition, we show the ellicular galaxies Mrk 1216, NGC 1271 and NGC 1277, which were not a part of the original sample of 45.</w:t>
      </w:r>
    </w:p>
    <w:p w14:paraId="35093F2A" w14:textId="77777777" w:rsidR="00223129" w:rsidRDefault="00223129" w:rsidP="00223129">
      <w:r>
        <w:t>For the galaxy NGC 1271, we use the black hole mass measurement and the mass-to-light ratio obtained by [Walsh+2015]. The luminosity of the spheroidal component of this galaxy comes from the one-dimensional bulge/</w:t>
      </w:r>
      <w:ins w:id="123" w:author="Swinburne University of Technology" w:date="2015-08-07T15:57:00Z">
        <w:r>
          <w:t>disc</w:t>
        </w:r>
      </w:ins>
      <w:r>
        <w:t xml:space="preserve"> decomposition of [Graham+2015], who used an archived Hubble Space Tele</w:t>
      </w:r>
      <w:ins w:id="124" w:author="Swinburne University of Technology" w:date="2015-08-07T13:04:00Z">
        <w:r>
          <w:t>s</w:t>
        </w:r>
      </w:ins>
      <w:r>
        <w:t>cope (</w:t>
      </w:r>
      <w:r w:rsidRPr="001F18BA">
        <w:rPr>
          <w:i/>
        </w:rPr>
        <w:t>HST</w:t>
      </w:r>
      <w:r>
        <w:t>) image taken with the Wide Field Camera 3 (</w:t>
      </w:r>
      <w:r w:rsidRPr="001F18BA">
        <w:rPr>
          <w:i/>
        </w:rPr>
        <w:t>WFC3</w:t>
      </w:r>
      <w:r>
        <w:t xml:space="preserve">) and the near-infrared </w:t>
      </w:r>
      <w:r w:rsidRPr="001F18BA">
        <w:rPr>
          <w:i/>
        </w:rPr>
        <w:t xml:space="preserve">F160W </w:t>
      </w:r>
      <w:r>
        <w:t xml:space="preserve">filter. </w:t>
      </w:r>
    </w:p>
    <w:p w14:paraId="3EC8EB7A" w14:textId="77777777" w:rsidR="00223129" w:rsidRDefault="00223129" w:rsidP="00223129">
      <w:r>
        <w:t>For the galaxy NGC 1277, we use the black hole mass measurement obtained by [van den Bosch+2012]</w:t>
      </w:r>
      <w:ins w:id="125" w:author="Swinburne University of Technology" w:date="2015-08-07T15:52:00Z">
        <w:r>
          <w:t xml:space="preserve"> and the mass-to-light ratio obtained by [Graham+ in prep.]</w:t>
        </w:r>
      </w:ins>
      <w:r>
        <w:t xml:space="preserve">. The luminosity of the spheroidal component of this galaxy comes from </w:t>
      </w:r>
      <w:ins w:id="126" w:author="Swinburne University of Technology" w:date="2015-08-07T15:48:00Z">
        <w:r>
          <w:t xml:space="preserve">the </w:t>
        </w:r>
      </w:ins>
      <w:r>
        <w:t>one-dimensional bulge/</w:t>
      </w:r>
      <w:ins w:id="127" w:author="Swinburne University of Technology" w:date="2015-08-07T15:57:00Z">
        <w:r>
          <w:t>disc</w:t>
        </w:r>
      </w:ins>
      <w:r>
        <w:t xml:space="preserve"> decomposition</w:t>
      </w:r>
      <w:ins w:id="128" w:author="Swinburne University of Technology" w:date="2015-08-07T15:48:00Z">
        <w:r>
          <w:t xml:space="preserve"> of [Graham+ in prep.], who</w:t>
        </w:r>
      </w:ins>
      <w:r>
        <w:t xml:space="preserve"> us</w:t>
      </w:r>
      <w:ins w:id="129" w:author="Swinburne University of Technology" w:date="2015-08-07T15:49:00Z">
        <w:r>
          <w:t>ed</w:t>
        </w:r>
      </w:ins>
      <w:r>
        <w:t xml:space="preserve"> an archived </w:t>
      </w:r>
      <w:r w:rsidRPr="001F18BA">
        <w:rPr>
          <w:i/>
        </w:rPr>
        <w:t>HST</w:t>
      </w:r>
      <w:r>
        <w:t xml:space="preserve"> image taken with the Advanced Camera for Surveys (</w:t>
      </w:r>
      <w:r w:rsidRPr="001F18BA">
        <w:rPr>
          <w:i/>
        </w:rPr>
        <w:t>ACS</w:t>
      </w:r>
      <w:r>
        <w:t xml:space="preserve">) and the </w:t>
      </w:r>
      <w:r w:rsidRPr="001F18BA">
        <w:rPr>
          <w:i/>
        </w:rPr>
        <w:t>F550M</w:t>
      </w:r>
      <w:r>
        <w:t xml:space="preserve"> filter (V-band).</w:t>
      </w:r>
      <w:ins w:id="130" w:author="Swinburne University of Technology" w:date="2015-08-07T15:49:00Z">
        <w:r>
          <w:t xml:space="preserve"> </w:t>
        </w:r>
      </w:ins>
    </w:p>
    <w:p w14:paraId="3CFE6A28" w14:textId="77777777" w:rsidR="00223129" w:rsidRDefault="00223129" w:rsidP="00223129">
      <w:commentRangeStart w:id="131"/>
      <w:r>
        <w:t>For the galaxy Mrk 1216</w:t>
      </w:r>
      <w:commentRangeEnd w:id="131"/>
      <w:r>
        <w:rPr>
          <w:rStyle w:val="CommentReference"/>
        </w:rPr>
        <w:commentReference w:id="131"/>
      </w:r>
      <w:r>
        <w:t>, we use the upper limit on the black hole mass and the mass-to-light ratio obtained by [Yildirim+2015]. The luminosity of the spheroidal component of this galaxy comes from our one-dimensional bulge/</w:t>
      </w:r>
      <w:ins w:id="132" w:author="Swinburne University of Technology" w:date="2015-08-07T15:57:00Z">
        <w:r>
          <w:t>disc</w:t>
        </w:r>
      </w:ins>
      <w:r>
        <w:t xml:space="preserve"> decomposition, using an archived </w:t>
      </w:r>
      <w:r w:rsidRPr="001F18BA">
        <w:rPr>
          <w:i/>
        </w:rPr>
        <w:t>HST</w:t>
      </w:r>
      <w:r>
        <w:t xml:space="preserve"> image taken with the </w:t>
      </w:r>
      <w:r w:rsidRPr="001F18BA">
        <w:rPr>
          <w:i/>
        </w:rPr>
        <w:t>WFC3</w:t>
      </w:r>
      <w:r>
        <w:t xml:space="preserve"> and the </w:t>
      </w:r>
      <w:r w:rsidRPr="001F18BA">
        <w:rPr>
          <w:i/>
        </w:rPr>
        <w:t>F160W</w:t>
      </w:r>
      <w:r>
        <w:t xml:space="preserve"> filter (H-band).</w:t>
      </w:r>
    </w:p>
    <w:p w14:paraId="197171BD" w14:textId="77777777" w:rsidR="00DC75C0" w:rsidRPr="00591B4C" w:rsidRDefault="00DC75C0" w:rsidP="00DC75C0">
      <w:pPr>
        <w:rPr>
          <w:b/>
        </w:rPr>
      </w:pPr>
      <w:r w:rsidRPr="00591B4C">
        <w:rPr>
          <w:b/>
        </w:rPr>
        <w:t>References</w:t>
      </w:r>
    </w:p>
    <w:p w14:paraId="3025159C" w14:textId="20FD0B9D" w:rsidR="00DC75C0" w:rsidRDefault="00DC75C0" w:rsidP="00DC75C0">
      <w:r w:rsidRPr="0095610A">
        <w:t>[</w:t>
      </w:r>
      <w:r w:rsidR="0095610A" w:rsidRPr="0095610A">
        <w:t xml:space="preserve">Sérsic </w:t>
      </w:r>
      <w:r w:rsidRPr="0095610A">
        <w:t xml:space="preserve">1963] Sérsic, J. L. Influence of the atmospheric and instrumental dispersion on the brightness distribution in a galaxy. </w:t>
      </w:r>
      <w:r w:rsidRPr="0095610A">
        <w:rPr>
          <w:i/>
        </w:rPr>
        <w:t>Boletin de la Asociacion Argentina de Astronomia La Plata Argentina</w:t>
      </w:r>
      <w:r w:rsidRPr="0095610A">
        <w:t xml:space="preserve"> </w:t>
      </w:r>
      <w:r w:rsidRPr="0095610A">
        <w:rPr>
          <w:b/>
        </w:rPr>
        <w:t>6</w:t>
      </w:r>
      <w:r w:rsidRPr="0095610A">
        <w:t>, 41 (1963)</w:t>
      </w:r>
    </w:p>
    <w:p w14:paraId="79C29E88" w14:textId="77777777" w:rsidR="006143B9" w:rsidRPr="0095610A" w:rsidRDefault="006143B9" w:rsidP="006143B9">
      <w:r w:rsidRPr="0095610A">
        <w:t xml:space="preserve">[Allen+2006] Allen, P. D. </w:t>
      </w:r>
      <w:r w:rsidRPr="006143B9">
        <w:rPr>
          <w:i/>
        </w:rPr>
        <w:t>et al.</w:t>
      </w:r>
      <w:r w:rsidRPr="0095610A">
        <w:t xml:space="preserve"> The Millennium Galaxy Catalogue: bulge-disc decomposition of 10095 nearby galaxies. </w:t>
      </w:r>
      <w:r w:rsidRPr="006143B9">
        <w:rPr>
          <w:i/>
        </w:rPr>
        <w:t>Mon. Not. R. Astron. Soc.</w:t>
      </w:r>
      <w:r w:rsidRPr="0095610A">
        <w:t xml:space="preserve"> </w:t>
      </w:r>
      <w:r w:rsidRPr="006143B9">
        <w:rPr>
          <w:b/>
        </w:rPr>
        <w:t>371</w:t>
      </w:r>
      <w:r w:rsidRPr="0095610A">
        <w:t>, 2-18 (2006)</w:t>
      </w:r>
    </w:p>
    <w:p w14:paraId="3FE4EC08" w14:textId="5A536E69" w:rsidR="00591B4C" w:rsidRDefault="0095610A" w:rsidP="006143B9">
      <w:r>
        <w:t>[Head+2014]</w:t>
      </w:r>
      <w:r w:rsidR="00591B4C">
        <w:t xml:space="preserve"> Head, J. T. C. G., Lucey, J. R., Hudson, M. J., Smith, R. J. Dissecting the red sequence: the bulge and disc colours of early-type galaxies in the Coma cluster. </w:t>
      </w:r>
      <w:r w:rsidR="00591B4C" w:rsidRPr="006143B9">
        <w:rPr>
          <w:i/>
        </w:rPr>
        <w:t>Mon. Not. R. Astron. Soc</w:t>
      </w:r>
      <w:r w:rsidR="00591B4C">
        <w:rPr>
          <w:i/>
        </w:rPr>
        <w:t xml:space="preserve">. </w:t>
      </w:r>
      <w:r w:rsidR="00591B4C">
        <w:rPr>
          <w:b/>
        </w:rPr>
        <w:t>440</w:t>
      </w:r>
      <w:r w:rsidR="00591B4C">
        <w:t>, 1690-1711 (2014)</w:t>
      </w:r>
    </w:p>
    <w:p w14:paraId="44C5B8BD" w14:textId="122DFAE9" w:rsidR="00591B4C" w:rsidRDefault="0095610A" w:rsidP="00DC75C0">
      <w:r>
        <w:t>[Querejeta+2015]</w:t>
      </w:r>
      <w:r w:rsidR="00591B4C">
        <w:t xml:space="preserve"> Querejeta, M. </w:t>
      </w:r>
      <w:r w:rsidR="00591B4C">
        <w:rPr>
          <w:i/>
        </w:rPr>
        <w:t>et al.</w:t>
      </w:r>
      <w:r w:rsidR="00591B4C">
        <w:t xml:space="preserve">. Formation of S0 galaxies through mergers. Bulge-disc structural coupling resulting from major mergers. </w:t>
      </w:r>
      <w:r w:rsidR="00591B4C">
        <w:rPr>
          <w:i/>
        </w:rPr>
        <w:t>A&amp;A</w:t>
      </w:r>
      <w:r w:rsidR="00591B4C">
        <w:t xml:space="preserve"> </w:t>
      </w:r>
      <w:r w:rsidR="00591B4C">
        <w:rPr>
          <w:b/>
        </w:rPr>
        <w:t>573</w:t>
      </w:r>
      <w:r w:rsidR="00591B4C">
        <w:t>, 23 (2015)</w:t>
      </w:r>
    </w:p>
    <w:p w14:paraId="19BAD31F" w14:textId="32022580" w:rsidR="00DC75C0" w:rsidRPr="0095610A" w:rsidRDefault="00DC75C0" w:rsidP="00DC75C0">
      <w:r w:rsidRPr="0095610A">
        <w:t xml:space="preserve">[Yildirim+2015] Yildirim, A. </w:t>
      </w:r>
      <w:r w:rsidRPr="0095610A">
        <w:rPr>
          <w:i/>
        </w:rPr>
        <w:t>et al.</w:t>
      </w:r>
      <w:r w:rsidRPr="0095610A">
        <w:t xml:space="preserve"> MRK 1216 &amp; NGC 1277 - An orbit-based dynamical analysis of compact, high velocity dispersion galaxies. </w:t>
      </w:r>
      <w:r w:rsidRPr="0095610A">
        <w:rPr>
          <w:i/>
        </w:rPr>
        <w:t>ArXiv e-prints</w:t>
      </w:r>
      <w:r w:rsidRPr="0095610A">
        <w:t>, 1506.06762 (2015)</w:t>
      </w:r>
    </w:p>
    <w:p w14:paraId="148949FA" w14:textId="23D166CE" w:rsidR="00DC75C0" w:rsidRPr="0095610A" w:rsidRDefault="00DC75C0" w:rsidP="00DC75C0">
      <w:r w:rsidRPr="0095610A">
        <w:t xml:space="preserve">[van den Bosch+2012] van den Bosch, R. C. E. </w:t>
      </w:r>
      <w:r w:rsidRPr="0095610A">
        <w:rPr>
          <w:i/>
        </w:rPr>
        <w:t>et al.</w:t>
      </w:r>
      <w:r w:rsidRPr="0095610A">
        <w:t xml:space="preserve"> An over-massive black hole in the compact lenticular galaxy NGC 1277. </w:t>
      </w:r>
      <w:r w:rsidRPr="0095610A">
        <w:rPr>
          <w:i/>
        </w:rPr>
        <w:t>Nature</w:t>
      </w:r>
      <w:r w:rsidRPr="0095610A">
        <w:t xml:space="preserve"> </w:t>
      </w:r>
      <w:r w:rsidRPr="0095610A">
        <w:rPr>
          <w:b/>
        </w:rPr>
        <w:t>491</w:t>
      </w:r>
      <w:r w:rsidRPr="0095610A">
        <w:t xml:space="preserve">, 729-731 (2012) </w:t>
      </w:r>
    </w:p>
    <w:p w14:paraId="71E7C672" w14:textId="77777777" w:rsidR="00DC75C0" w:rsidRPr="0095610A" w:rsidRDefault="00DC75C0" w:rsidP="00DC75C0">
      <w:r w:rsidRPr="0095610A">
        <w:t xml:space="preserve">[Walsh+2015] Walsh, J. L. </w:t>
      </w:r>
      <w:r w:rsidRPr="0095610A">
        <w:rPr>
          <w:i/>
        </w:rPr>
        <w:t>et al.</w:t>
      </w:r>
      <w:r w:rsidRPr="0095610A">
        <w:t xml:space="preserve"> The Black Hole in the Compact, High-dispersion Galaxy NGC 1271. </w:t>
      </w:r>
      <w:r w:rsidRPr="0095610A">
        <w:rPr>
          <w:i/>
        </w:rPr>
        <w:t>ArXiv e-prints</w:t>
      </w:r>
      <w:r w:rsidRPr="0095610A">
        <w:t>, 1506.05129 (2015)</w:t>
      </w:r>
    </w:p>
    <w:p w14:paraId="63B50051" w14:textId="77777777" w:rsidR="00DC75C0" w:rsidRPr="0095610A" w:rsidRDefault="00DC75C0" w:rsidP="00DC75C0">
      <w:r w:rsidRPr="0095610A">
        <w:t xml:space="preserve">[Rusli+2011] Rusli, S. P. </w:t>
      </w:r>
      <w:r w:rsidRPr="0095610A">
        <w:rPr>
          <w:i/>
        </w:rPr>
        <w:t>et al.</w:t>
      </w:r>
      <w:r w:rsidRPr="0095610A">
        <w:t xml:space="preserve"> The central black hole mass of the high-σ but low-bulge-luminosity lenticular galaxy NGC 1332. </w:t>
      </w:r>
      <w:r w:rsidRPr="006143B9">
        <w:rPr>
          <w:i/>
        </w:rPr>
        <w:t>Mon. Not. R. Astron. Soc. </w:t>
      </w:r>
      <w:r w:rsidRPr="006143B9">
        <w:rPr>
          <w:b/>
        </w:rPr>
        <w:t>410</w:t>
      </w:r>
      <w:r w:rsidRPr="0095610A">
        <w:t>, 1223-1236 (2011)</w:t>
      </w:r>
    </w:p>
    <w:p w14:paraId="31DA1BD6" w14:textId="77777777" w:rsidR="00DC75C0" w:rsidRPr="0095610A" w:rsidRDefault="00DC75C0" w:rsidP="00DC75C0">
      <w:r w:rsidRPr="0095610A">
        <w:t xml:space="preserve">[Ferre-Mateu+2015] Ferré-Mateu, A., Mezcua, M., Trujillo, I., Balcells, M., van den Bosch, R. C. E. Massive relic galaxies challenge the co-evolution of SMBHs and their host galaxies. </w:t>
      </w:r>
      <w:r w:rsidRPr="006143B9">
        <w:rPr>
          <w:i/>
        </w:rPr>
        <w:t>ArXiv e-prints</w:t>
      </w:r>
      <w:r w:rsidRPr="0095610A">
        <w:t>, 1506.02663 (2015)</w:t>
      </w:r>
    </w:p>
    <w:p w14:paraId="176AB69D" w14:textId="77777777" w:rsidR="00DC75C0" w:rsidRPr="0095610A"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 xml:space="preserve">[Scorza &amp; Van den Bosch 1998] Scorza, C., van den Bosch, F. C. Nuclear stellar discs in early-type galaxies - II. Photometric properties.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w:t>
      </w:r>
      <w:r w:rsidRPr="006143B9">
        <w:rPr>
          <w:rFonts w:asciiTheme="minorHAnsi" w:hAnsiTheme="minorHAnsi" w:cstheme="minorBidi"/>
          <w:b/>
          <w:sz w:val="24"/>
          <w:szCs w:val="24"/>
          <w:lang w:val="en-US" w:eastAsia="ja-JP"/>
        </w:rPr>
        <w:t>300</w:t>
      </w:r>
      <w:r w:rsidRPr="0095610A">
        <w:rPr>
          <w:rFonts w:asciiTheme="minorHAnsi" w:hAnsiTheme="minorHAnsi" w:cstheme="minorBidi"/>
          <w:sz w:val="24"/>
          <w:szCs w:val="24"/>
          <w:lang w:val="en-US" w:eastAsia="ja-JP"/>
        </w:rPr>
        <w:t>, 469-478 (1998)</w:t>
      </w:r>
    </w:p>
    <w:p w14:paraId="73EC5EA7" w14:textId="77777777" w:rsidR="00DC75C0" w:rsidRPr="0095610A" w:rsidRDefault="00DC75C0" w:rsidP="00DC75C0">
      <w:pPr>
        <w:pStyle w:val="HTMLPreformatted"/>
        <w:rPr>
          <w:rFonts w:asciiTheme="minorHAnsi" w:hAnsiTheme="minorHAnsi" w:cstheme="minorBidi"/>
          <w:sz w:val="24"/>
          <w:szCs w:val="24"/>
          <w:lang w:val="en-US" w:eastAsia="ja-JP"/>
        </w:rPr>
      </w:pPr>
    </w:p>
    <w:p w14:paraId="4DF820A8" w14:textId="77777777" w:rsidR="00DC75C0"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 xml:space="preserve">[Ledo+2010] Ledo, H. R., Sarzi, M., Dotti, M., Khochfar, S., Morelli, L. A census of nuclear stellar discs in early-type galaxies.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w:t>
      </w:r>
      <w:r w:rsidRPr="006143B9">
        <w:rPr>
          <w:rFonts w:asciiTheme="minorHAnsi" w:hAnsiTheme="minorHAnsi" w:cstheme="minorBidi"/>
          <w:b/>
          <w:sz w:val="24"/>
          <w:szCs w:val="24"/>
          <w:lang w:val="en-US" w:eastAsia="ja-JP"/>
        </w:rPr>
        <w:t>407</w:t>
      </w:r>
      <w:r w:rsidRPr="0095610A">
        <w:rPr>
          <w:rFonts w:asciiTheme="minorHAnsi" w:hAnsiTheme="minorHAnsi" w:cstheme="minorBidi"/>
          <w:sz w:val="24"/>
          <w:szCs w:val="24"/>
          <w:lang w:val="en-US" w:eastAsia="ja-JP"/>
        </w:rPr>
        <w:t>, 969-985 (2010)</w:t>
      </w:r>
    </w:p>
    <w:p w14:paraId="5D9FCA9B" w14:textId="77777777" w:rsidR="006143B9" w:rsidRDefault="006143B9" w:rsidP="00DC75C0">
      <w:pPr>
        <w:pStyle w:val="HTMLPreformatted"/>
        <w:rPr>
          <w:rFonts w:asciiTheme="minorHAnsi" w:hAnsiTheme="minorHAnsi" w:cstheme="minorBidi"/>
          <w:sz w:val="24"/>
          <w:szCs w:val="24"/>
          <w:lang w:val="en-US" w:eastAsia="ja-JP"/>
        </w:rPr>
      </w:pPr>
    </w:p>
    <w:p w14:paraId="5CB3C9A4" w14:textId="6BF343F5" w:rsidR="006143B9" w:rsidRDefault="006143B9" w:rsidP="00DC75C0">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[White &amp; Rees 1978]</w:t>
      </w:r>
      <w:r w:rsidR="00FF4D62">
        <w:rPr>
          <w:rFonts w:asciiTheme="minorHAnsi" w:hAnsiTheme="minorHAnsi" w:cstheme="minorBidi"/>
          <w:sz w:val="24"/>
          <w:szCs w:val="24"/>
          <w:lang w:val="en-US" w:eastAsia="ja-JP"/>
        </w:rPr>
        <w:t xml:space="preserve"> White, S. D. M., Rees, M. J. Core condensation in heavy halos – A two-stage theory for galaxy formation and clustering. </w:t>
      </w:r>
      <w:r w:rsidR="00FF4D62" w:rsidRPr="006143B9">
        <w:rPr>
          <w:rFonts w:asciiTheme="minorHAnsi" w:hAnsiTheme="minorHAnsi" w:cstheme="minorBidi"/>
          <w:i/>
          <w:sz w:val="24"/>
          <w:szCs w:val="24"/>
          <w:lang w:val="en-US" w:eastAsia="ja-JP"/>
        </w:rPr>
        <w:t>Mon. Not. R. Astron. Soc</w:t>
      </w:r>
      <w:r w:rsidR="00FF4D62" w:rsidRPr="0095610A">
        <w:rPr>
          <w:rFonts w:asciiTheme="minorHAnsi" w:hAnsiTheme="minorHAnsi" w:cstheme="minorBidi"/>
          <w:sz w:val="24"/>
          <w:szCs w:val="24"/>
          <w:lang w:val="en-US" w:eastAsia="ja-JP"/>
        </w:rPr>
        <w:t>. </w:t>
      </w:r>
      <w:r w:rsidR="00FF4D62">
        <w:rPr>
          <w:rFonts w:asciiTheme="minorHAnsi" w:hAnsiTheme="minorHAnsi" w:cstheme="minorBidi"/>
          <w:b/>
          <w:sz w:val="24"/>
          <w:szCs w:val="24"/>
          <w:lang w:val="en-US" w:eastAsia="ja-JP"/>
        </w:rPr>
        <w:t>183</w:t>
      </w:r>
      <w:r w:rsidR="00FF4D62">
        <w:rPr>
          <w:rFonts w:asciiTheme="minorHAnsi" w:hAnsiTheme="minorHAnsi" w:cstheme="minorBidi"/>
          <w:sz w:val="24"/>
          <w:szCs w:val="24"/>
          <w:lang w:val="en-US" w:eastAsia="ja-JP"/>
        </w:rPr>
        <w:t>, 341-358 (1978)</w:t>
      </w:r>
    </w:p>
    <w:p w14:paraId="46DB74E7" w14:textId="77777777" w:rsidR="00FF4D62" w:rsidRDefault="00FF4D62" w:rsidP="00DC75C0">
      <w:pPr>
        <w:pStyle w:val="HTMLPreformatted"/>
        <w:rPr>
          <w:rFonts w:asciiTheme="minorHAnsi" w:hAnsiTheme="minorHAnsi" w:cstheme="minorBidi"/>
          <w:sz w:val="24"/>
          <w:szCs w:val="24"/>
          <w:lang w:val="en-US" w:eastAsia="ja-JP"/>
        </w:rPr>
      </w:pPr>
    </w:p>
    <w:p w14:paraId="655BFEC9" w14:textId="6249323C" w:rsidR="00DC75C0" w:rsidRPr="0095610A"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 xml:space="preserve">[Khochfar &amp; Silk 2006] Khochfar, S., Silk, J. On the origin of stars in bulges and elliptical galaxies. </w:t>
      </w:r>
      <w:r w:rsidRPr="006143B9">
        <w:rPr>
          <w:rFonts w:asciiTheme="minorHAnsi" w:hAnsiTheme="minorHAnsi" w:cstheme="minorBidi"/>
          <w:i/>
          <w:sz w:val="24"/>
          <w:szCs w:val="24"/>
          <w:lang w:val="en-US" w:eastAsia="ja-JP"/>
        </w:rPr>
        <w:t>Mon. Not. R. Astron. Soc</w:t>
      </w:r>
      <w:r w:rsidRPr="0095610A">
        <w:rPr>
          <w:rFonts w:asciiTheme="minorHAnsi" w:hAnsiTheme="minorHAnsi" w:cstheme="minorBidi"/>
          <w:sz w:val="24"/>
          <w:szCs w:val="24"/>
          <w:lang w:val="en-US" w:eastAsia="ja-JP"/>
        </w:rPr>
        <w:t xml:space="preserve">. </w:t>
      </w:r>
      <w:r w:rsidRPr="006143B9">
        <w:rPr>
          <w:rFonts w:asciiTheme="minorHAnsi" w:hAnsiTheme="minorHAnsi" w:cstheme="minorBidi"/>
          <w:b/>
          <w:sz w:val="24"/>
          <w:szCs w:val="24"/>
          <w:lang w:val="en-US" w:eastAsia="ja-JP"/>
        </w:rPr>
        <w:t>370</w:t>
      </w:r>
      <w:r w:rsidRPr="0095610A">
        <w:rPr>
          <w:rFonts w:asciiTheme="minorHAnsi" w:hAnsiTheme="minorHAnsi" w:cstheme="minorBidi"/>
          <w:sz w:val="24"/>
          <w:szCs w:val="24"/>
          <w:lang w:val="en-US" w:eastAsia="ja-JP"/>
        </w:rPr>
        <w:t xml:space="preserve">, 902-910 (2006) </w:t>
      </w:r>
    </w:p>
    <w:p w14:paraId="154A42E8" w14:textId="77777777" w:rsidR="00DC75C0" w:rsidRPr="0095610A" w:rsidRDefault="00DC75C0" w:rsidP="00DC75C0">
      <w:pPr>
        <w:pStyle w:val="HTMLPreformatted"/>
        <w:rPr>
          <w:rFonts w:asciiTheme="minorHAnsi" w:hAnsiTheme="minorHAnsi" w:cstheme="minorBidi"/>
          <w:sz w:val="24"/>
          <w:szCs w:val="24"/>
          <w:lang w:val="en-US" w:eastAsia="ja-JP"/>
        </w:rPr>
      </w:pPr>
    </w:p>
    <w:p w14:paraId="5CF5889C" w14:textId="77777777" w:rsidR="00DC75C0"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 xml:space="preserve">[Dekel+2009] Dekel, A. </w:t>
      </w:r>
      <w:r w:rsidRPr="006143B9">
        <w:rPr>
          <w:rFonts w:asciiTheme="minorHAnsi" w:hAnsiTheme="minorHAnsi" w:cstheme="minorBidi"/>
          <w:i/>
          <w:sz w:val="24"/>
          <w:szCs w:val="24"/>
          <w:lang w:val="en-US" w:eastAsia="ja-JP"/>
        </w:rPr>
        <w:t>et al.</w:t>
      </w:r>
      <w:r w:rsidRPr="0095610A">
        <w:rPr>
          <w:rFonts w:asciiTheme="minorHAnsi" w:hAnsiTheme="minorHAnsi" w:cstheme="minorBidi"/>
          <w:sz w:val="24"/>
          <w:szCs w:val="24"/>
          <w:lang w:val="en-US" w:eastAsia="ja-JP"/>
        </w:rPr>
        <w:t xml:space="preserve"> Cold streams in early massive hot haloes as the main mode of galaxy formation. </w:t>
      </w:r>
      <w:r w:rsidRPr="006143B9">
        <w:rPr>
          <w:rFonts w:asciiTheme="minorHAnsi" w:hAnsiTheme="minorHAnsi" w:cstheme="minorBidi"/>
          <w:i/>
          <w:sz w:val="24"/>
          <w:szCs w:val="24"/>
          <w:lang w:val="en-US" w:eastAsia="ja-JP"/>
        </w:rPr>
        <w:t>Nature</w:t>
      </w:r>
      <w:r w:rsidRPr="0095610A">
        <w:rPr>
          <w:rFonts w:asciiTheme="minorHAnsi" w:hAnsiTheme="minorHAnsi" w:cstheme="minorBidi"/>
          <w:sz w:val="24"/>
          <w:szCs w:val="24"/>
          <w:lang w:val="en-US" w:eastAsia="ja-JP"/>
        </w:rPr>
        <w:t xml:space="preserve"> </w:t>
      </w:r>
      <w:r w:rsidRPr="006143B9">
        <w:rPr>
          <w:rFonts w:asciiTheme="minorHAnsi" w:hAnsiTheme="minorHAnsi" w:cstheme="minorBidi"/>
          <w:b/>
          <w:sz w:val="24"/>
          <w:szCs w:val="24"/>
          <w:lang w:val="en-US" w:eastAsia="ja-JP"/>
        </w:rPr>
        <w:t>457</w:t>
      </w:r>
      <w:r w:rsidRPr="0095610A">
        <w:rPr>
          <w:rFonts w:asciiTheme="minorHAnsi" w:hAnsiTheme="minorHAnsi" w:cstheme="minorBidi"/>
          <w:sz w:val="24"/>
          <w:szCs w:val="24"/>
          <w:lang w:val="en-US" w:eastAsia="ja-JP"/>
        </w:rPr>
        <w:t>, 451-454 (2009)</w:t>
      </w:r>
    </w:p>
    <w:p w14:paraId="0992E9E6" w14:textId="77777777" w:rsidR="006143B9" w:rsidRDefault="006143B9" w:rsidP="00DC75C0">
      <w:pPr>
        <w:pStyle w:val="HTMLPreformatted"/>
        <w:rPr>
          <w:rFonts w:asciiTheme="minorHAnsi" w:hAnsiTheme="minorHAnsi" w:cstheme="minorBidi"/>
          <w:sz w:val="24"/>
          <w:szCs w:val="24"/>
          <w:lang w:val="en-US" w:eastAsia="ja-JP"/>
        </w:rPr>
      </w:pPr>
    </w:p>
    <w:p w14:paraId="194A1E22" w14:textId="29924A42" w:rsidR="006143B9" w:rsidRPr="00FF4D62" w:rsidRDefault="006143B9" w:rsidP="00DC75C0">
      <w:pPr>
        <w:pStyle w:val="HTMLPreformatted"/>
        <w:rPr>
          <w:rFonts w:asciiTheme="minorHAnsi" w:hAnsiTheme="minorHAnsi" w:cstheme="minorBidi"/>
          <w:sz w:val="24"/>
          <w:szCs w:val="24"/>
          <w:lang w:val="en-US" w:eastAsia="ja-JP"/>
        </w:rPr>
      </w:pPr>
      <w:r>
        <w:rPr>
          <w:rFonts w:asciiTheme="minorHAnsi" w:hAnsiTheme="minorHAnsi" w:cstheme="minorBidi"/>
          <w:sz w:val="24"/>
          <w:szCs w:val="24"/>
          <w:lang w:val="en-US" w:eastAsia="ja-JP"/>
        </w:rPr>
        <w:t>[Emsellem+2011]</w:t>
      </w:r>
      <w:r w:rsidR="00FF4D62" w:rsidRPr="00FF4D62">
        <w:rPr>
          <w:rFonts w:asciiTheme="minorHAnsi" w:hAnsiTheme="minorHAnsi" w:cstheme="minorBidi"/>
          <w:sz w:val="24"/>
          <w:szCs w:val="24"/>
          <w:lang w:val="en-US" w:eastAsia="ja-JP"/>
        </w:rPr>
        <w:t xml:space="preserve"> </w:t>
      </w:r>
      <w:r w:rsidR="00FF4D62">
        <w:rPr>
          <w:rFonts w:asciiTheme="minorHAnsi" w:hAnsiTheme="minorHAnsi" w:cstheme="minorBidi"/>
          <w:sz w:val="24"/>
          <w:szCs w:val="24"/>
          <w:lang w:val="en-US" w:eastAsia="ja-JP"/>
        </w:rPr>
        <w:t>Emsellem</w:t>
      </w:r>
      <w:r w:rsidR="00FF4D62" w:rsidRPr="00FF4D62">
        <w:rPr>
          <w:rFonts w:asciiTheme="minorHAnsi" w:hAnsiTheme="minorHAnsi" w:cstheme="minorBidi"/>
          <w:sz w:val="24"/>
          <w:szCs w:val="24"/>
          <w:lang w:val="en-US" w:eastAsia="ja-JP"/>
        </w:rPr>
        <w:t>,</w:t>
      </w:r>
      <w:r w:rsidR="00FF4D62">
        <w:rPr>
          <w:rFonts w:asciiTheme="minorHAnsi" w:hAnsiTheme="minorHAnsi" w:cstheme="minorBidi"/>
          <w:sz w:val="24"/>
          <w:szCs w:val="24"/>
          <w:lang w:val="en-US" w:eastAsia="ja-JP"/>
        </w:rPr>
        <w:t xml:space="preserve"> E.</w:t>
      </w:r>
      <w:r w:rsidR="00FF4D62" w:rsidRPr="00FF4D62">
        <w:rPr>
          <w:rFonts w:asciiTheme="minorHAnsi" w:hAnsiTheme="minorHAnsi" w:cstheme="minorBidi"/>
          <w:sz w:val="24"/>
          <w:szCs w:val="24"/>
          <w:lang w:val="en-US" w:eastAsia="ja-JP"/>
        </w:rPr>
        <w:t xml:space="preserve"> </w:t>
      </w:r>
      <w:r w:rsidR="00FF4D62" w:rsidRPr="00FF4D62">
        <w:rPr>
          <w:rFonts w:asciiTheme="minorHAnsi" w:hAnsiTheme="minorHAnsi" w:cstheme="minorBidi"/>
          <w:i/>
          <w:sz w:val="24"/>
          <w:szCs w:val="24"/>
          <w:lang w:val="en-US" w:eastAsia="ja-JP"/>
        </w:rPr>
        <w:t>et al.</w:t>
      </w:r>
      <w:r w:rsidR="00FF4D62">
        <w:rPr>
          <w:rFonts w:asciiTheme="minorHAnsi" w:hAnsiTheme="minorHAnsi" w:cstheme="minorBidi"/>
          <w:sz w:val="24"/>
          <w:szCs w:val="24"/>
          <w:lang w:val="en-US" w:eastAsia="ja-JP"/>
        </w:rPr>
        <w:t xml:space="preserve"> The ATLAS3D</w:t>
      </w:r>
      <w:r w:rsidR="00FF4D62" w:rsidRPr="00FF4D62">
        <w:rPr>
          <w:rFonts w:asciiTheme="minorHAnsi" w:hAnsiTheme="minorHAnsi" w:cstheme="minorBidi"/>
          <w:sz w:val="24"/>
          <w:szCs w:val="24"/>
          <w:lang w:val="en-US" w:eastAsia="ja-JP"/>
        </w:rPr>
        <w:t xml:space="preserve"> project - III. A census of the stellar angular momentum within the effective radius of early-type galaxies: unveiling the distribution of fast and slow rotators</w:t>
      </w:r>
      <w:r w:rsidR="00FF4D62">
        <w:rPr>
          <w:rFonts w:asciiTheme="minorHAnsi" w:hAnsiTheme="minorHAnsi" w:cstheme="minorBidi"/>
          <w:sz w:val="24"/>
          <w:szCs w:val="24"/>
          <w:lang w:val="en-US" w:eastAsia="ja-JP"/>
        </w:rPr>
        <w:t xml:space="preserve">. </w:t>
      </w:r>
      <w:r w:rsidR="00FF4D62" w:rsidRPr="006143B9">
        <w:rPr>
          <w:rFonts w:asciiTheme="minorHAnsi" w:hAnsiTheme="minorHAnsi" w:cstheme="minorBidi"/>
          <w:i/>
          <w:sz w:val="24"/>
          <w:szCs w:val="24"/>
          <w:lang w:val="en-US" w:eastAsia="ja-JP"/>
        </w:rPr>
        <w:t>Mon. Not. R. Astron. Soc</w:t>
      </w:r>
      <w:r w:rsidR="00FF4D62" w:rsidRPr="0095610A">
        <w:rPr>
          <w:rFonts w:asciiTheme="minorHAnsi" w:hAnsiTheme="minorHAnsi" w:cstheme="minorBidi"/>
          <w:sz w:val="24"/>
          <w:szCs w:val="24"/>
          <w:lang w:val="en-US" w:eastAsia="ja-JP"/>
        </w:rPr>
        <w:t>. </w:t>
      </w:r>
      <w:r w:rsidR="00FF4D62">
        <w:rPr>
          <w:rFonts w:asciiTheme="minorHAnsi" w:hAnsiTheme="minorHAnsi" w:cstheme="minorBidi"/>
          <w:b/>
          <w:sz w:val="24"/>
          <w:szCs w:val="24"/>
          <w:lang w:val="en-US" w:eastAsia="ja-JP"/>
        </w:rPr>
        <w:t>414</w:t>
      </w:r>
      <w:r w:rsidR="00FF4D62">
        <w:rPr>
          <w:rFonts w:asciiTheme="minorHAnsi" w:hAnsiTheme="minorHAnsi" w:cstheme="minorBidi"/>
          <w:sz w:val="24"/>
          <w:szCs w:val="24"/>
          <w:lang w:val="en-US" w:eastAsia="ja-JP"/>
        </w:rPr>
        <w:t>, 888-912 (2011)</w:t>
      </w:r>
    </w:p>
    <w:p w14:paraId="5286A9B4" w14:textId="77777777" w:rsidR="00DC75C0" w:rsidRPr="0095610A" w:rsidRDefault="00DC75C0" w:rsidP="00DC75C0">
      <w:pPr>
        <w:pStyle w:val="HTMLPreformatted"/>
        <w:rPr>
          <w:rFonts w:asciiTheme="minorHAnsi" w:hAnsiTheme="minorHAnsi" w:cstheme="minorBidi"/>
          <w:sz w:val="24"/>
          <w:szCs w:val="24"/>
          <w:lang w:val="en-US" w:eastAsia="ja-JP"/>
        </w:rPr>
      </w:pPr>
    </w:p>
    <w:p w14:paraId="01BBB361" w14:textId="189EA5C4" w:rsidR="00DC75C0" w:rsidRPr="0095610A" w:rsidRDefault="00DC75C0" w:rsidP="00DC75C0">
      <w:r w:rsidRPr="0095610A">
        <w:t xml:space="preserve">[Arnold+2014] Arnold, J. A. </w:t>
      </w:r>
      <w:r w:rsidRPr="006143B9">
        <w:rPr>
          <w:i/>
        </w:rPr>
        <w:t>et al.</w:t>
      </w:r>
      <w:r w:rsidRPr="0095610A">
        <w:t xml:space="preserve"> The SLUGGS Survey: Wide-field Stellar Kinematics of Early-type Galaxies. </w:t>
      </w:r>
      <w:r w:rsidRPr="006143B9">
        <w:rPr>
          <w:i/>
        </w:rPr>
        <w:t>Astrophys. J.</w:t>
      </w:r>
      <w:r w:rsidRPr="0095610A">
        <w:t xml:space="preserve"> </w:t>
      </w:r>
      <w:r w:rsidRPr="006143B9">
        <w:rPr>
          <w:b/>
        </w:rPr>
        <w:t>791</w:t>
      </w:r>
      <w:r w:rsidRPr="0095610A">
        <w:t>, 80 (2014)</w:t>
      </w:r>
    </w:p>
    <w:p w14:paraId="18DD45BE" w14:textId="77777777" w:rsidR="00DC75C0" w:rsidRPr="0095610A" w:rsidRDefault="00DC75C0" w:rsidP="00DC75C0">
      <w:r w:rsidRPr="0095610A">
        <w:t xml:space="preserve">[Capaccioli1987] Capaccioli, M. Distribution of light - Outer regions. </w:t>
      </w:r>
      <w:r w:rsidRPr="006143B9">
        <w:rPr>
          <w:i/>
        </w:rPr>
        <w:t>Structure and Dynamics of Elliptical Galaxies</w:t>
      </w:r>
      <w:r w:rsidRPr="0095610A">
        <w:t xml:space="preserve"> </w:t>
      </w:r>
      <w:r w:rsidRPr="006143B9">
        <w:rPr>
          <w:b/>
        </w:rPr>
        <w:t>127</w:t>
      </w:r>
      <w:r w:rsidRPr="0095610A">
        <w:t xml:space="preserve">, 47-60 (1987) </w:t>
      </w:r>
    </w:p>
    <w:p w14:paraId="7BC948A8" w14:textId="77777777" w:rsidR="00DC75C0" w:rsidRPr="0095610A" w:rsidRDefault="00DC75C0" w:rsidP="00DC75C0">
      <w:r w:rsidRPr="0095610A">
        <w:t xml:space="preserve">[Rix &amp; White1990] Rix, H.-W., White, S. D. M. </w:t>
      </w:r>
      <w:del w:id="133" w:author="Swinburne University of Technology" w:date="2015-08-07T15:57:00Z">
        <w:r w:rsidRPr="0095610A" w:rsidDel="00AA389E">
          <w:delText>Disk</w:delText>
        </w:r>
      </w:del>
      <w:ins w:id="134" w:author="Swinburne University of Technology" w:date="2015-08-07T15:57:00Z">
        <w:r w:rsidRPr="0095610A">
          <w:t>Disc</w:t>
        </w:r>
      </w:ins>
      <w:r w:rsidRPr="0095610A">
        <w:t xml:space="preserve">s in elliptical galaxies. </w:t>
      </w:r>
      <w:r w:rsidRPr="006143B9">
        <w:rPr>
          <w:i/>
        </w:rPr>
        <w:t>Astrophys. J</w:t>
      </w:r>
      <w:r w:rsidRPr="0095610A">
        <w:t xml:space="preserve">. </w:t>
      </w:r>
      <w:r w:rsidRPr="006143B9">
        <w:rPr>
          <w:b/>
        </w:rPr>
        <w:t>362</w:t>
      </w:r>
      <w:r w:rsidRPr="0095610A">
        <w:t>, 52-58 (1990)</w:t>
      </w:r>
    </w:p>
    <w:p w14:paraId="73F547EA" w14:textId="77777777" w:rsidR="00DC75C0" w:rsidRDefault="00DC75C0" w:rsidP="00DC75C0">
      <w:r w:rsidRPr="0095610A">
        <w:t xml:space="preserve">[Scorza &amp; Bender 1990] Scorza, C., Bender, R. A </w:t>
      </w:r>
      <w:del w:id="135" w:author="Swinburne University of Technology" w:date="2015-08-07T15:57:00Z">
        <w:r w:rsidRPr="0095610A" w:rsidDel="00AA389E">
          <w:delText>disk</w:delText>
        </w:r>
      </w:del>
      <w:ins w:id="136" w:author="Swinburne University of Technology" w:date="2015-08-07T15:57:00Z">
        <w:r w:rsidRPr="0095610A">
          <w:t>disc</w:t>
        </w:r>
      </w:ins>
      <w:r w:rsidRPr="0095610A">
        <w:t xml:space="preserve"> in the elliptical galaxy NGC 3610. </w:t>
      </w:r>
      <w:r w:rsidRPr="006143B9">
        <w:rPr>
          <w:i/>
        </w:rPr>
        <w:t>A&amp;A</w:t>
      </w:r>
      <w:r w:rsidRPr="0095610A">
        <w:t xml:space="preserve"> </w:t>
      </w:r>
      <w:r w:rsidRPr="006143B9">
        <w:rPr>
          <w:b/>
        </w:rPr>
        <w:t>235</w:t>
      </w:r>
      <w:r w:rsidRPr="0095610A">
        <w:t>, 49-54 (1990)</w:t>
      </w:r>
    </w:p>
    <w:p w14:paraId="75B9C67E" w14:textId="11A8FE65" w:rsidR="006143B9" w:rsidRPr="00201D0A" w:rsidRDefault="006143B9" w:rsidP="00DC75C0">
      <w:pPr>
        <w:rPr>
          <w:b/>
        </w:rPr>
      </w:pPr>
      <w:r>
        <w:t>[Gadotti 2008]</w:t>
      </w:r>
      <w:r w:rsidR="00201D0A">
        <w:t xml:space="preserve"> Gadotti, D. A. The structural parameters of bulges, bars and discs in the local Universe. </w:t>
      </w:r>
      <w:r w:rsidR="00201D0A" w:rsidRPr="00201D0A">
        <w:rPr>
          <w:i/>
        </w:rPr>
        <w:t>IAU Symposium</w:t>
      </w:r>
      <w:r w:rsidR="00201D0A">
        <w:t xml:space="preserve"> </w:t>
      </w:r>
      <w:r w:rsidR="00201D0A">
        <w:rPr>
          <w:b/>
        </w:rPr>
        <w:t xml:space="preserve">245, </w:t>
      </w:r>
      <w:r w:rsidR="00201D0A">
        <w:t>117-120</w:t>
      </w:r>
      <w:r w:rsidR="00F05848">
        <w:t xml:space="preserve"> (2008)</w:t>
      </w:r>
      <w:bookmarkStart w:id="137" w:name="_GoBack"/>
      <w:bookmarkEnd w:id="137"/>
    </w:p>
    <w:p w14:paraId="33C6C6C4" w14:textId="1CCA8B2A" w:rsidR="00DC75C0" w:rsidRDefault="00DC75C0" w:rsidP="00DC75C0">
      <w:r w:rsidRPr="0095610A">
        <w:t xml:space="preserve">[Mendez-Abreu 2015] Méndez-Abreu, J., CALIFA Team. Deconstructing bulges in lenticular galaxies using CALIFA. </w:t>
      </w:r>
      <w:r w:rsidRPr="006143B9">
        <w:rPr>
          <w:i/>
        </w:rPr>
        <w:t>Highlights of Spanish Astrophysics</w:t>
      </w:r>
      <w:r w:rsidRPr="006143B9">
        <w:t xml:space="preserve"> </w:t>
      </w:r>
      <w:r w:rsidRPr="006143B9">
        <w:rPr>
          <w:b/>
        </w:rPr>
        <w:t>VIII</w:t>
      </w:r>
      <w:r w:rsidRPr="0095610A">
        <w:t>, 268-273 (2015)</w:t>
      </w:r>
    </w:p>
    <w:p w14:paraId="41266A61" w14:textId="779680C3" w:rsidR="006143B9" w:rsidRPr="00201D0A" w:rsidRDefault="006143B9" w:rsidP="00DC75C0">
      <w:r>
        <w:t>[Graham 2014]</w:t>
      </w:r>
      <w:r w:rsidR="00201D0A">
        <w:t xml:space="preserve"> Graham, A. W. Scaling Laws in Disk Galaxies. </w:t>
      </w:r>
      <w:r w:rsidR="00201D0A" w:rsidRPr="00201D0A">
        <w:rPr>
          <w:i/>
        </w:rPr>
        <w:t>Structure and Dynamics of Disk Galaxies</w:t>
      </w:r>
      <w:r w:rsidR="00201D0A">
        <w:t xml:space="preserve"> </w:t>
      </w:r>
      <w:r w:rsidR="00201D0A">
        <w:rPr>
          <w:b/>
        </w:rPr>
        <w:t>480</w:t>
      </w:r>
      <w:r w:rsidR="00201D0A">
        <w:t>, 185 (2014)</w:t>
      </w:r>
    </w:p>
    <w:p w14:paraId="6BC42EE8" w14:textId="20C9C4FA" w:rsidR="00DC75C0" w:rsidRPr="0095610A" w:rsidRDefault="00DC75C0" w:rsidP="00DC75C0">
      <w:r w:rsidRPr="0095610A">
        <w:t xml:space="preserve">[Arnold+2011] Arnold, J. A. </w:t>
      </w:r>
      <w:r w:rsidRPr="006143B9">
        <w:rPr>
          <w:i/>
        </w:rPr>
        <w:t>et al.</w:t>
      </w:r>
      <w:r w:rsidRPr="0095610A">
        <w:t xml:space="preserve"> The Fossil Record of Two-phase Galaxy Assembly: Kinematics and Metallicities in the Nearest S0 Galaxy. </w:t>
      </w:r>
      <w:r w:rsidRPr="006143B9">
        <w:rPr>
          <w:i/>
        </w:rPr>
        <w:t>Astrophys. J.</w:t>
      </w:r>
      <w:r w:rsidRPr="0095610A">
        <w:t xml:space="preserve"> </w:t>
      </w:r>
      <w:r w:rsidRPr="006143B9">
        <w:rPr>
          <w:i/>
        </w:rPr>
        <w:t>Lett</w:t>
      </w:r>
      <w:r w:rsidRPr="0095610A">
        <w:t xml:space="preserve">. </w:t>
      </w:r>
      <w:r w:rsidRPr="006143B9">
        <w:rPr>
          <w:b/>
        </w:rPr>
        <w:t>736</w:t>
      </w:r>
      <w:r w:rsidRPr="0095610A">
        <w:t>, L26 (2011)</w:t>
      </w:r>
    </w:p>
    <w:p w14:paraId="3BE35BFA" w14:textId="40874989" w:rsidR="00DC75C0" w:rsidRPr="006143B9" w:rsidRDefault="00DC75C0" w:rsidP="00DC75C0">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 xml:space="preserve">[Savorgnan+2015] Savorgnan, G. A. D., Graham, A. W., Marconi, A., Sani, E. Supermassive black hole and host spheroid affairs II. The red and blue sequence in the Mbh-M*,sph diagram. Submitted to </w:t>
      </w:r>
      <w:r w:rsidRPr="006143B9">
        <w:rPr>
          <w:rFonts w:asciiTheme="minorHAnsi" w:hAnsiTheme="minorHAnsi" w:cstheme="minorBidi"/>
          <w:i/>
          <w:sz w:val="24"/>
          <w:szCs w:val="24"/>
          <w:lang w:val="en-US" w:eastAsia="ja-JP"/>
        </w:rPr>
        <w:t xml:space="preserve">Astrophys. J. </w:t>
      </w:r>
    </w:p>
    <w:p w14:paraId="1C4C5B51" w14:textId="77777777" w:rsidR="00DC75C0" w:rsidRPr="0095610A" w:rsidRDefault="00DC75C0" w:rsidP="00DC75C0">
      <w:pPr>
        <w:pStyle w:val="HTMLPreformatted"/>
        <w:rPr>
          <w:rFonts w:asciiTheme="minorHAnsi" w:hAnsiTheme="minorHAnsi" w:cstheme="minorBidi"/>
          <w:sz w:val="24"/>
          <w:szCs w:val="24"/>
          <w:lang w:val="en-US" w:eastAsia="ja-JP"/>
        </w:rPr>
      </w:pPr>
    </w:p>
    <w:p w14:paraId="3857EF91" w14:textId="77777777" w:rsidR="00DC75C0" w:rsidRDefault="00DC75C0" w:rsidP="00DC75C0">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 xml:space="preserve">[Savorgnan &amp; Graham 2015] Savorgnan, G. A. D., Graham, A. W. Supermassive black hole and host spheroid affairs I. True to life, physically motivated galaxy decomposition. Submitted to </w:t>
      </w:r>
      <w:r w:rsidRPr="006143B9">
        <w:rPr>
          <w:rFonts w:asciiTheme="minorHAnsi" w:hAnsiTheme="minorHAnsi" w:cstheme="minorBidi"/>
          <w:i/>
          <w:sz w:val="24"/>
          <w:szCs w:val="24"/>
          <w:lang w:val="en-US" w:eastAsia="ja-JP"/>
        </w:rPr>
        <w:t xml:space="preserve">Astrophys. J. </w:t>
      </w:r>
    </w:p>
    <w:p w14:paraId="07038566" w14:textId="77777777" w:rsidR="006143B9" w:rsidRDefault="006143B9" w:rsidP="006143B9">
      <w:pPr>
        <w:pStyle w:val="HTMLPreformatted"/>
        <w:rPr>
          <w:rFonts w:asciiTheme="minorHAnsi" w:hAnsiTheme="minorHAnsi" w:cstheme="minorBidi"/>
          <w:sz w:val="24"/>
          <w:szCs w:val="24"/>
          <w:lang w:val="en-US" w:eastAsia="ja-JP"/>
        </w:rPr>
      </w:pPr>
    </w:p>
    <w:p w14:paraId="12D11627" w14:textId="7D311711" w:rsidR="00F05848" w:rsidRPr="00F05848" w:rsidRDefault="006143B9" w:rsidP="00201D0A">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[van Dokkum+2008]</w:t>
      </w:r>
      <w:r w:rsidR="00201D0A">
        <w:rPr>
          <w:rFonts w:asciiTheme="minorHAnsi" w:hAnsiTheme="minorHAnsi" w:cstheme="minorBidi"/>
          <w:sz w:val="24"/>
          <w:szCs w:val="24"/>
          <w:lang w:val="en-US" w:eastAsia="ja-JP"/>
        </w:rPr>
        <w:t xml:space="preserve"> van Dokkum, P. </w:t>
      </w:r>
      <w:r w:rsidR="00201D0A" w:rsidRPr="00201D0A">
        <w:rPr>
          <w:rFonts w:asciiTheme="minorHAnsi" w:hAnsiTheme="minorHAnsi" w:cstheme="minorBidi"/>
          <w:sz w:val="24"/>
          <w:szCs w:val="24"/>
          <w:lang w:val="en-US" w:eastAsia="ja-JP"/>
        </w:rPr>
        <w:t>G.</w:t>
      </w:r>
      <w:r w:rsidR="00201D0A">
        <w:rPr>
          <w:rFonts w:asciiTheme="minorHAnsi" w:hAnsiTheme="minorHAnsi" w:cstheme="minorBidi"/>
          <w:sz w:val="24"/>
          <w:szCs w:val="24"/>
          <w:lang w:val="en-US" w:eastAsia="ja-JP"/>
        </w:rPr>
        <w:t xml:space="preserve"> </w:t>
      </w:r>
      <w:r w:rsidR="00201D0A">
        <w:rPr>
          <w:rFonts w:asciiTheme="minorHAnsi" w:hAnsiTheme="minorHAnsi" w:cstheme="minorBidi"/>
          <w:i/>
          <w:sz w:val="24"/>
          <w:szCs w:val="24"/>
          <w:lang w:val="en-US" w:eastAsia="ja-JP"/>
        </w:rPr>
        <w:t>et al</w:t>
      </w:r>
      <w:r w:rsidR="00201D0A">
        <w:rPr>
          <w:rFonts w:asciiTheme="minorHAnsi" w:hAnsiTheme="minorHAnsi" w:cstheme="minorBidi"/>
          <w:sz w:val="24"/>
          <w:szCs w:val="24"/>
          <w:lang w:val="en-US" w:eastAsia="ja-JP"/>
        </w:rPr>
        <w:t xml:space="preserve">. </w:t>
      </w:r>
      <w:r w:rsidR="00201D0A" w:rsidRPr="00201D0A">
        <w:rPr>
          <w:rFonts w:asciiTheme="minorHAnsi" w:hAnsiTheme="minorHAnsi" w:cstheme="minorBidi"/>
          <w:sz w:val="24"/>
          <w:szCs w:val="24"/>
          <w:lang w:val="en-US" w:eastAsia="ja-JP"/>
        </w:rPr>
        <w:t>Confirmation of the Remarkable Compactness of Massi</w:t>
      </w:r>
      <w:r w:rsidR="00201D0A">
        <w:rPr>
          <w:rFonts w:asciiTheme="minorHAnsi" w:hAnsiTheme="minorHAnsi" w:cstheme="minorBidi"/>
          <w:sz w:val="24"/>
          <w:szCs w:val="24"/>
          <w:lang w:val="en-US" w:eastAsia="ja-JP"/>
        </w:rPr>
        <w:t>ve Quiescent Galaxies at z ~</w:t>
      </w:r>
      <w:r w:rsidR="00201D0A" w:rsidRPr="00201D0A">
        <w:rPr>
          <w:rFonts w:asciiTheme="minorHAnsi" w:hAnsiTheme="minorHAnsi" w:cstheme="minorBidi"/>
          <w:sz w:val="24"/>
          <w:szCs w:val="24"/>
          <w:lang w:val="en-US" w:eastAsia="ja-JP"/>
        </w:rPr>
        <w:t>2.3: Early-Type Galaxies Did not Form in a Simple Monolithic Collapse</w:t>
      </w:r>
      <w:r w:rsidR="00F05848">
        <w:rPr>
          <w:rFonts w:asciiTheme="minorHAnsi" w:hAnsiTheme="minorHAnsi" w:cstheme="minorBidi"/>
          <w:sz w:val="24"/>
          <w:szCs w:val="24"/>
          <w:lang w:val="en-US" w:eastAsia="ja-JP"/>
        </w:rPr>
        <w:t xml:space="preserve">. </w:t>
      </w:r>
      <w:r w:rsidR="00F05848" w:rsidRPr="00F05848">
        <w:rPr>
          <w:rFonts w:asciiTheme="minorHAnsi" w:hAnsiTheme="minorHAnsi" w:cstheme="minorBidi"/>
          <w:i/>
          <w:sz w:val="24"/>
          <w:szCs w:val="24"/>
          <w:lang w:val="en-US" w:eastAsia="ja-JP"/>
        </w:rPr>
        <w:t xml:space="preserve">Astrophys. J. Lett. </w:t>
      </w:r>
      <w:r w:rsidR="00F05848">
        <w:rPr>
          <w:rFonts w:asciiTheme="minorHAnsi" w:hAnsiTheme="minorHAnsi" w:cstheme="minorBidi"/>
          <w:b/>
          <w:sz w:val="24"/>
          <w:szCs w:val="24"/>
          <w:lang w:val="en-US" w:eastAsia="ja-JP"/>
        </w:rPr>
        <w:t>677</w:t>
      </w:r>
      <w:r w:rsidR="00F05848">
        <w:rPr>
          <w:rFonts w:asciiTheme="minorHAnsi" w:hAnsiTheme="minorHAnsi" w:cstheme="minorBidi"/>
          <w:sz w:val="24"/>
          <w:szCs w:val="24"/>
          <w:lang w:val="en-US" w:eastAsia="ja-JP"/>
        </w:rPr>
        <w:t>, L5-L8 (2008)</w:t>
      </w:r>
    </w:p>
    <w:p w14:paraId="4B186F20" w14:textId="77777777" w:rsidR="006143B9" w:rsidRPr="0095610A" w:rsidRDefault="006143B9" w:rsidP="006143B9">
      <w:pPr>
        <w:pStyle w:val="HTMLPreformatted"/>
        <w:rPr>
          <w:rFonts w:asciiTheme="minorHAnsi" w:hAnsiTheme="minorHAnsi" w:cstheme="minorBidi"/>
          <w:sz w:val="24"/>
          <w:szCs w:val="24"/>
          <w:lang w:val="en-US" w:eastAsia="ja-JP"/>
        </w:rPr>
      </w:pPr>
    </w:p>
    <w:p w14:paraId="4D72A06A" w14:textId="5431B2E6" w:rsidR="00F05848" w:rsidRDefault="006143B9" w:rsidP="00F05848">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[Damjanov+2009]</w:t>
      </w:r>
      <w:r w:rsidR="00F05848">
        <w:rPr>
          <w:rFonts w:asciiTheme="minorHAnsi" w:hAnsiTheme="minorHAnsi" w:cstheme="minorBidi"/>
          <w:sz w:val="24"/>
          <w:szCs w:val="24"/>
          <w:lang w:val="en-US" w:eastAsia="ja-JP"/>
        </w:rPr>
        <w:t xml:space="preserve"> Damjanov</w:t>
      </w:r>
      <w:r w:rsidR="00F05848" w:rsidRPr="00F05848">
        <w:rPr>
          <w:rFonts w:asciiTheme="minorHAnsi" w:hAnsiTheme="minorHAnsi" w:cstheme="minorBidi"/>
          <w:sz w:val="24"/>
          <w:szCs w:val="24"/>
          <w:lang w:val="en-US" w:eastAsia="ja-JP"/>
        </w:rPr>
        <w:t xml:space="preserve">, I. </w:t>
      </w:r>
      <w:r w:rsidR="00F05848">
        <w:rPr>
          <w:rFonts w:asciiTheme="minorHAnsi" w:hAnsiTheme="minorHAnsi" w:cstheme="minorBidi"/>
          <w:i/>
          <w:sz w:val="24"/>
          <w:szCs w:val="24"/>
          <w:lang w:val="en-US" w:eastAsia="ja-JP"/>
        </w:rPr>
        <w:t xml:space="preserve">et al. </w:t>
      </w:r>
      <w:r w:rsidR="00F05848">
        <w:rPr>
          <w:rFonts w:asciiTheme="minorHAnsi" w:hAnsiTheme="minorHAnsi" w:cstheme="minorBidi"/>
          <w:sz w:val="24"/>
          <w:szCs w:val="24"/>
          <w:lang w:val="en-US" w:eastAsia="ja-JP"/>
        </w:rPr>
        <w:t>Red Nuggets at z ~</w:t>
      </w:r>
      <w:r w:rsidR="00F05848" w:rsidRPr="00F05848">
        <w:rPr>
          <w:rFonts w:asciiTheme="minorHAnsi" w:hAnsiTheme="minorHAnsi" w:cstheme="minorBidi"/>
          <w:sz w:val="24"/>
          <w:szCs w:val="24"/>
          <w:lang w:val="en-US" w:eastAsia="ja-JP"/>
        </w:rPr>
        <w:t xml:space="preserve"> 1.5: Compact Passive Galaxies and the Formation of the Kormendy Relation</w:t>
      </w:r>
      <w:r w:rsidR="00F05848">
        <w:rPr>
          <w:rFonts w:asciiTheme="minorHAnsi" w:hAnsiTheme="minorHAnsi" w:cstheme="minorBidi"/>
          <w:sz w:val="24"/>
          <w:szCs w:val="24"/>
          <w:lang w:val="en-US" w:eastAsia="ja-JP"/>
        </w:rPr>
        <w:t xml:space="preserve">. </w:t>
      </w:r>
      <w:r w:rsidR="00F05848" w:rsidRPr="006143B9">
        <w:rPr>
          <w:rFonts w:asciiTheme="minorHAnsi" w:hAnsiTheme="minorHAnsi" w:cstheme="minorBidi"/>
          <w:i/>
          <w:sz w:val="24"/>
          <w:szCs w:val="24"/>
          <w:lang w:val="en-US" w:eastAsia="ja-JP"/>
        </w:rPr>
        <w:t>Astrophys. J.</w:t>
      </w:r>
      <w:r w:rsidR="00F05848">
        <w:rPr>
          <w:rFonts w:asciiTheme="minorHAnsi" w:hAnsiTheme="minorHAnsi" w:cstheme="minorBidi"/>
          <w:i/>
          <w:sz w:val="24"/>
          <w:szCs w:val="24"/>
          <w:lang w:val="en-US" w:eastAsia="ja-JP"/>
        </w:rPr>
        <w:t xml:space="preserve"> </w:t>
      </w:r>
      <w:r w:rsidR="00F05848" w:rsidRPr="00F05848">
        <w:rPr>
          <w:rFonts w:asciiTheme="minorHAnsi" w:hAnsiTheme="minorHAnsi" w:cstheme="minorBidi"/>
          <w:b/>
          <w:sz w:val="24"/>
          <w:szCs w:val="24"/>
          <w:lang w:val="en-US" w:eastAsia="ja-JP"/>
        </w:rPr>
        <w:t>695</w:t>
      </w:r>
      <w:r w:rsidR="00F05848">
        <w:rPr>
          <w:rFonts w:asciiTheme="minorHAnsi" w:hAnsiTheme="minorHAnsi" w:cstheme="minorBidi"/>
          <w:sz w:val="24"/>
          <w:szCs w:val="24"/>
          <w:lang w:val="en-US" w:eastAsia="ja-JP"/>
        </w:rPr>
        <w:t>, 101-115 (2009)</w:t>
      </w:r>
      <w:r w:rsidR="00F05848" w:rsidRPr="006143B9">
        <w:rPr>
          <w:rFonts w:asciiTheme="minorHAnsi" w:hAnsiTheme="minorHAnsi" w:cstheme="minorBidi"/>
          <w:i/>
          <w:sz w:val="24"/>
          <w:szCs w:val="24"/>
          <w:lang w:val="en-US" w:eastAsia="ja-JP"/>
        </w:rPr>
        <w:t xml:space="preserve"> </w:t>
      </w:r>
    </w:p>
    <w:p w14:paraId="08D42DB3" w14:textId="09128A36" w:rsidR="00F05848" w:rsidRPr="00F05848" w:rsidRDefault="00F05848" w:rsidP="00F05848">
      <w:pPr>
        <w:pStyle w:val="HTMLPreformatted"/>
        <w:rPr>
          <w:rFonts w:asciiTheme="minorHAnsi" w:hAnsiTheme="minorHAnsi" w:cstheme="minorBidi"/>
          <w:sz w:val="24"/>
          <w:szCs w:val="24"/>
          <w:lang w:val="en-US" w:eastAsia="ja-JP"/>
        </w:rPr>
      </w:pPr>
    </w:p>
    <w:p w14:paraId="208E6FE9" w14:textId="77777777" w:rsidR="00DC75C0" w:rsidRDefault="00DC75C0" w:rsidP="00DC75C0">
      <w:pPr>
        <w:pStyle w:val="HTMLPreformatted"/>
        <w:rPr>
          <w:rFonts w:asciiTheme="minorHAnsi" w:hAnsiTheme="minorHAnsi" w:cstheme="minorBidi"/>
          <w:sz w:val="24"/>
          <w:szCs w:val="24"/>
          <w:lang w:val="en-US" w:eastAsia="ja-JP"/>
        </w:rPr>
      </w:pPr>
    </w:p>
    <w:p w14:paraId="5F4EF324" w14:textId="77777777" w:rsidR="00F05848" w:rsidRDefault="00F05848" w:rsidP="00DC75C0">
      <w:pPr>
        <w:pStyle w:val="HTMLPreformatted"/>
        <w:rPr>
          <w:rFonts w:asciiTheme="minorHAnsi" w:hAnsiTheme="minorHAnsi" w:cstheme="minorBidi"/>
          <w:sz w:val="24"/>
          <w:szCs w:val="24"/>
          <w:lang w:val="en-US" w:eastAsia="ja-JP"/>
        </w:rPr>
      </w:pPr>
    </w:p>
    <w:p w14:paraId="72D2919A" w14:textId="77777777" w:rsidR="00F05848" w:rsidRDefault="00F05848" w:rsidP="00DC75C0">
      <w:pPr>
        <w:pStyle w:val="HTMLPreformatted"/>
        <w:rPr>
          <w:rFonts w:asciiTheme="minorHAnsi" w:hAnsiTheme="minorHAnsi" w:cstheme="minorBidi"/>
          <w:sz w:val="24"/>
          <w:szCs w:val="24"/>
          <w:lang w:val="en-US" w:eastAsia="ja-JP"/>
        </w:rPr>
      </w:pPr>
    </w:p>
    <w:p w14:paraId="1328C5DF" w14:textId="77777777" w:rsidR="00F05848" w:rsidRDefault="00F05848" w:rsidP="00DC75C0">
      <w:pPr>
        <w:pStyle w:val="HTMLPreformatted"/>
        <w:rPr>
          <w:rFonts w:asciiTheme="minorHAnsi" w:hAnsiTheme="minorHAnsi" w:cstheme="minorBidi"/>
          <w:sz w:val="24"/>
          <w:szCs w:val="24"/>
          <w:lang w:val="en-US" w:eastAsia="ja-JP"/>
        </w:rPr>
      </w:pPr>
    </w:p>
    <w:p w14:paraId="1E3BB87B" w14:textId="77777777" w:rsidR="00F05848" w:rsidRDefault="00F05848" w:rsidP="00DC75C0">
      <w:pPr>
        <w:pStyle w:val="HTMLPreformatted"/>
        <w:rPr>
          <w:rFonts w:asciiTheme="minorHAnsi" w:hAnsiTheme="minorHAnsi" w:cstheme="minorBidi"/>
          <w:sz w:val="24"/>
          <w:szCs w:val="24"/>
          <w:lang w:val="en-US" w:eastAsia="ja-JP"/>
        </w:rPr>
      </w:pPr>
    </w:p>
    <w:p w14:paraId="7421108F" w14:textId="77777777" w:rsidR="00F05848" w:rsidRDefault="00F05848" w:rsidP="00DC75C0">
      <w:pPr>
        <w:pStyle w:val="HTMLPreformatted"/>
        <w:rPr>
          <w:rFonts w:asciiTheme="minorHAnsi" w:hAnsiTheme="minorHAnsi" w:cstheme="minorBidi"/>
          <w:sz w:val="24"/>
          <w:szCs w:val="24"/>
          <w:lang w:val="en-US" w:eastAsia="ja-JP"/>
        </w:rPr>
      </w:pPr>
    </w:p>
    <w:p w14:paraId="338541E6" w14:textId="77777777" w:rsidR="00F05848" w:rsidRDefault="00F05848" w:rsidP="00DC75C0">
      <w:pPr>
        <w:pStyle w:val="HTMLPreformatted"/>
        <w:rPr>
          <w:rFonts w:asciiTheme="minorHAnsi" w:hAnsiTheme="minorHAnsi" w:cstheme="minorBidi"/>
          <w:sz w:val="24"/>
          <w:szCs w:val="24"/>
          <w:lang w:val="en-US" w:eastAsia="ja-JP"/>
        </w:rPr>
      </w:pPr>
    </w:p>
    <w:p w14:paraId="1EC9558D" w14:textId="77777777" w:rsidR="002071B8" w:rsidRPr="002071B8" w:rsidRDefault="002071B8" w:rsidP="002071B8">
      <w:pPr>
        <w:pStyle w:val="HTMLPreformatted"/>
        <w:rPr>
          <w:rFonts w:asciiTheme="minorHAnsi" w:hAnsiTheme="minorHAnsi" w:cstheme="minorBidi"/>
          <w:i/>
          <w:sz w:val="24"/>
          <w:szCs w:val="24"/>
          <w:lang w:val="en-US" w:eastAsia="ja-JP"/>
        </w:rPr>
      </w:pPr>
      <w:r w:rsidRPr="0095610A">
        <w:rPr>
          <w:rFonts w:asciiTheme="minorHAnsi" w:hAnsiTheme="minorHAnsi" w:cstheme="minorBidi"/>
          <w:sz w:val="24"/>
          <w:szCs w:val="24"/>
          <w:lang w:val="en-US" w:eastAsia="ja-JP"/>
        </w:rPr>
        <w:t xml:space="preserve">[Graham+2015] Graham, A. W., Savorgnan, G. A. D., Ciambur, B. C. Predicting the black hole mass in the compact, high-dispersion galaxy NGC 1271. Submitted to </w:t>
      </w:r>
      <w:r w:rsidRPr="002071B8">
        <w:rPr>
          <w:rFonts w:asciiTheme="minorHAnsi" w:hAnsiTheme="minorHAnsi" w:cstheme="minorBidi"/>
          <w:i/>
          <w:sz w:val="24"/>
          <w:szCs w:val="24"/>
          <w:lang w:val="en-US" w:eastAsia="ja-JP"/>
        </w:rPr>
        <w:t xml:space="preserve">Astrophys. J. Lett. </w:t>
      </w:r>
    </w:p>
    <w:p w14:paraId="753F771C" w14:textId="77777777" w:rsidR="002071B8" w:rsidRPr="0095610A" w:rsidRDefault="002071B8" w:rsidP="00DC75C0">
      <w:pPr>
        <w:pStyle w:val="HTMLPreformatted"/>
        <w:rPr>
          <w:rFonts w:asciiTheme="minorHAnsi" w:hAnsiTheme="minorHAnsi" w:cstheme="minorBidi"/>
          <w:sz w:val="24"/>
          <w:szCs w:val="24"/>
          <w:lang w:val="en-US" w:eastAsia="ja-JP"/>
        </w:rPr>
      </w:pPr>
    </w:p>
    <w:p w14:paraId="1367F625" w14:textId="77777777" w:rsidR="00DC75C0" w:rsidRPr="0095610A" w:rsidRDefault="00DC75C0" w:rsidP="00DC75C0">
      <w:pPr>
        <w:pStyle w:val="HTMLPreformatted"/>
        <w:rPr>
          <w:rFonts w:asciiTheme="minorHAnsi" w:hAnsiTheme="minorHAnsi" w:cstheme="minorBidi"/>
          <w:sz w:val="24"/>
          <w:szCs w:val="24"/>
          <w:lang w:val="en-US" w:eastAsia="ja-JP"/>
        </w:rPr>
      </w:pPr>
      <w:r w:rsidRPr="0095610A">
        <w:rPr>
          <w:rFonts w:asciiTheme="minorHAnsi" w:hAnsiTheme="minorHAnsi" w:cstheme="minorBidi"/>
          <w:sz w:val="24"/>
          <w:szCs w:val="24"/>
          <w:lang w:val="en-US" w:eastAsia="ja-JP"/>
        </w:rPr>
        <w:t>[Bogdan+2012] Bogdán, Á. et al. Exploring the Unusually High Black-hole-to-bulge Mass Ratios in NGC 4342 and NGC 4291: The Asynchronous Growth of Bulges and Black Holes. Astrophys. J. 753, 140 (2012)</w:t>
      </w:r>
    </w:p>
    <w:p w14:paraId="165A9B46" w14:textId="77777777" w:rsidR="00DC75C0" w:rsidRPr="0095610A" w:rsidRDefault="00DC75C0" w:rsidP="00DC75C0">
      <w:pPr>
        <w:pStyle w:val="HTMLPreformatted"/>
        <w:rPr>
          <w:rFonts w:asciiTheme="minorHAnsi" w:hAnsiTheme="minorHAnsi" w:cstheme="minorBidi"/>
          <w:sz w:val="24"/>
          <w:szCs w:val="24"/>
          <w:lang w:val="en-US" w:eastAsia="ja-JP"/>
        </w:rPr>
      </w:pPr>
    </w:p>
    <w:p w14:paraId="4AEA1688" w14:textId="77777777" w:rsidR="00DC75C0" w:rsidRDefault="00DC75C0" w:rsidP="00DC75C0">
      <w:pPr>
        <w:pStyle w:val="HTMLPreformatted"/>
        <w:rPr>
          <w:rFonts w:asciiTheme="minorHAnsi" w:hAnsiTheme="minorHAnsi" w:cstheme="minorBidi"/>
          <w:sz w:val="24"/>
          <w:szCs w:val="24"/>
          <w:lang w:val="en-US" w:eastAsia="ja-JP"/>
        </w:rPr>
      </w:pPr>
    </w:p>
    <w:p w14:paraId="5BA0BD34" w14:textId="77777777" w:rsidR="006143B9" w:rsidRPr="0095610A" w:rsidRDefault="006143B9" w:rsidP="006143B9">
      <w:r w:rsidRPr="0095610A">
        <w:t>[Lasker+2014] Läsker, R., Ferrarese, L., van de Ven, G. Supermassive Black Holes and Their Host Galaxies. I. Bulge Luminosities from Dedicated Near-infrared Data. Astrophys. J. 780, 69 (2014)</w:t>
      </w:r>
    </w:p>
    <w:p w14:paraId="75E7E09C" w14:textId="77777777" w:rsidR="006143B9" w:rsidRPr="0095610A" w:rsidRDefault="006143B9" w:rsidP="00DC75C0">
      <w:pPr>
        <w:pStyle w:val="HTMLPreformatted"/>
        <w:rPr>
          <w:rFonts w:asciiTheme="minorHAnsi" w:hAnsiTheme="minorHAnsi" w:cstheme="minorBidi"/>
          <w:sz w:val="24"/>
          <w:szCs w:val="24"/>
          <w:lang w:val="en-US" w:eastAsia="ja-JP"/>
        </w:rPr>
      </w:pPr>
    </w:p>
    <w:p w14:paraId="116F2BB0" w14:textId="77777777" w:rsidR="00DC75C0" w:rsidRPr="0095610A" w:rsidRDefault="00DC75C0" w:rsidP="00DC75C0">
      <w:pPr>
        <w:pStyle w:val="HTMLPreformatted"/>
        <w:rPr>
          <w:rFonts w:asciiTheme="minorHAnsi" w:hAnsiTheme="minorHAnsi" w:cstheme="minorBidi"/>
          <w:sz w:val="24"/>
          <w:szCs w:val="24"/>
          <w:lang w:val="en-US" w:eastAsia="ja-JP"/>
        </w:rPr>
      </w:pPr>
    </w:p>
    <w:p w14:paraId="1A32FF0F" w14:textId="77777777" w:rsidR="00D1341B" w:rsidRDefault="00D1341B" w:rsidP="00395D1F"/>
    <w:p w14:paraId="316F940E" w14:textId="77777777" w:rsidR="00D1341B" w:rsidRDefault="00D1341B" w:rsidP="00395D1F"/>
    <w:p w14:paraId="208F9A01" w14:textId="77777777" w:rsidR="00D1341B" w:rsidRDefault="00D1341B" w:rsidP="00395D1F"/>
    <w:p w14:paraId="4013E5B1" w14:textId="77777777" w:rsidR="00D1341B" w:rsidRDefault="00D1341B" w:rsidP="00395D1F"/>
    <w:p w14:paraId="565F7C29" w14:textId="77777777" w:rsidR="00D1341B" w:rsidRDefault="00D1341B" w:rsidP="00395D1F"/>
    <w:p w14:paraId="282B07F7" w14:textId="77777777" w:rsidR="00D1341B" w:rsidRDefault="00D1341B" w:rsidP="00395D1F"/>
    <w:p w14:paraId="3EA2B591" w14:textId="77777777" w:rsidR="00A80D6A" w:rsidRDefault="00A80D6A" w:rsidP="00395D1F">
      <w:pPr>
        <w:rPr>
          <w:rFonts w:ascii="Times New Roman" w:hAnsi="Times New Roman" w:cs="Times New Roman"/>
          <w:sz w:val="20"/>
          <w:szCs w:val="20"/>
        </w:rPr>
      </w:pPr>
    </w:p>
    <w:p w14:paraId="2A072DDE" w14:textId="707754F1" w:rsidR="00B40700" w:rsidRPr="00B40700" w:rsidRDefault="00B40700" w:rsidP="00395D1F">
      <w:pPr>
        <w:rPr>
          <w:b/>
        </w:rPr>
      </w:pPr>
      <w:r>
        <w:rPr>
          <w:b/>
        </w:rPr>
        <w:t>Acknowledgements:</w:t>
      </w:r>
    </w:p>
    <w:p w14:paraId="54A41B52" w14:textId="2BF74E92" w:rsidR="006564A4" w:rsidRPr="006564A4" w:rsidRDefault="00BB6B5E" w:rsidP="006564A4">
      <w:r w:rsidRPr="00BB6B5E">
        <w:t>This research was supported</w:t>
      </w:r>
      <w:r>
        <w:t xml:space="preserve"> </w:t>
      </w:r>
      <w:r w:rsidRPr="00BB6B5E">
        <w:t>by Australian Researc</w:t>
      </w:r>
      <w:r w:rsidR="00184F54">
        <w:t>h Council funding through grant</w:t>
      </w:r>
      <w:r>
        <w:t xml:space="preserve"> </w:t>
      </w:r>
      <w:r w:rsidRPr="00BB6B5E">
        <w:t>FT110100263.</w:t>
      </w:r>
      <w:r>
        <w:t xml:space="preserve"> G.A.D.S. </w:t>
      </w:r>
      <w:r w:rsidR="006F70F7">
        <w:t>is grateful to</w:t>
      </w:r>
      <w:r>
        <w:t xml:space="preserve"> Matteo Fossati, Luca Cortese and Giuseppe Gavazzi for </w:t>
      </w:r>
      <w:r w:rsidR="006F70F7">
        <w:t xml:space="preserve">comments and </w:t>
      </w:r>
      <w:r>
        <w:t>discussion.</w:t>
      </w:r>
      <w:r w:rsidR="006564A4">
        <w:t xml:space="preserve"> </w:t>
      </w:r>
      <w:r w:rsidR="006564A4" w:rsidRPr="006564A4">
        <w:t>This work is based on observations made</w:t>
      </w:r>
      <w:r w:rsidR="006564A4">
        <w:t xml:space="preserve"> </w:t>
      </w:r>
      <w:r w:rsidR="006564A4" w:rsidRPr="006564A4">
        <w:t>with the IRAC</w:t>
      </w:r>
      <w:r w:rsidR="006564A4">
        <w:t xml:space="preserve"> instrument </w:t>
      </w:r>
      <w:r w:rsidR="006564A4" w:rsidRPr="006564A4">
        <w:t>on-board</w:t>
      </w:r>
      <w:r w:rsidR="006564A4">
        <w:t xml:space="preserve"> </w:t>
      </w:r>
      <w:r w:rsidR="006564A4" w:rsidRPr="006564A4">
        <w:t>the Spitzer Space Telescope, which is operated by the Jet</w:t>
      </w:r>
      <w:r w:rsidR="006564A4">
        <w:t xml:space="preserve"> </w:t>
      </w:r>
      <w:r w:rsidR="006564A4" w:rsidRPr="006564A4">
        <w:t>Propulsion Laboratory, California Institute of Technology</w:t>
      </w:r>
      <w:r w:rsidR="006564A4">
        <w:t xml:space="preserve"> under a contract with NASA, and also on</w:t>
      </w:r>
      <w:r w:rsidR="006564A4" w:rsidRPr="006564A4">
        <w:t xml:space="preserve"> observations made with the NASA/ESA Hubble Space Telescope, and obtained from the Hubble Legacy Archive, which is a collaboration between the Space Telescope Science Institute (STScI/NASA), the Space Telescope European Coordinating Facility (ST-ECF/ESA) and the Canadian Astronomy Data Centre (CADC/NRC/CSA).</w:t>
      </w:r>
    </w:p>
    <w:p w14:paraId="092CD026" w14:textId="233C51AD" w:rsidR="003D5B1A" w:rsidRDefault="003D5B1A" w:rsidP="006564A4">
      <w:pPr>
        <w:widowControl w:val="0"/>
        <w:autoSpaceDE w:val="0"/>
        <w:autoSpaceDN w:val="0"/>
        <w:adjustRightInd w:val="0"/>
        <w:spacing w:after="0"/>
      </w:pPr>
    </w:p>
    <w:p w14:paraId="21657FFB" w14:textId="77777777" w:rsidR="00BB6B5E" w:rsidRDefault="00BB6B5E" w:rsidP="00BB6B5E">
      <w:pPr>
        <w:widowControl w:val="0"/>
        <w:autoSpaceDE w:val="0"/>
        <w:autoSpaceDN w:val="0"/>
        <w:adjustRightInd w:val="0"/>
        <w:spacing w:after="0"/>
      </w:pPr>
    </w:p>
    <w:p w14:paraId="4579AB70" w14:textId="66E2EA43" w:rsidR="0002594E" w:rsidRDefault="00DC75C0" w:rsidP="00395D1F">
      <w:pPr>
        <w:rPr>
          <w:b/>
        </w:rPr>
      </w:pPr>
      <w:r>
        <w:rPr>
          <w:b/>
        </w:rPr>
        <w:t>Author contribution</w:t>
      </w:r>
      <w:r w:rsidR="0002594E">
        <w:rPr>
          <w:b/>
        </w:rPr>
        <w:t>:</w:t>
      </w:r>
    </w:p>
    <w:p w14:paraId="76EDB8BF" w14:textId="51B8E928" w:rsidR="00DC7C7D" w:rsidRDefault="00DC7C7D" w:rsidP="00DC7C7D">
      <w:pPr>
        <w:spacing w:after="0"/>
      </w:pPr>
      <w:r>
        <w:t>G.A.D.S. collected the data,</w:t>
      </w:r>
      <w:r w:rsidR="006F70F7">
        <w:t xml:space="preserve"> and</w:t>
      </w:r>
      <w:r>
        <w:t xml:space="preserve"> performed </w:t>
      </w:r>
      <w:r w:rsidR="006F70F7">
        <w:t xml:space="preserve">the </w:t>
      </w:r>
      <w:r>
        <w:t xml:space="preserve">data reduction and analysis. </w:t>
      </w:r>
      <w:r w:rsidR="00BB6B5E">
        <w:t xml:space="preserve">G.A.D.S. wrote the Python code used to perform the fitting of the one-dimensional surface brightness profiles. </w:t>
      </w:r>
      <w:r>
        <w:t xml:space="preserve">A.W.G. </w:t>
      </w:r>
      <w:r w:rsidR="00022439">
        <w:t xml:space="preserve">conceived and </w:t>
      </w:r>
      <w:r>
        <w:t xml:space="preserve">supervised the </w:t>
      </w:r>
      <w:r>
        <w:lastRenderedPageBreak/>
        <w:t xml:space="preserve">project. All authors provided contribution to the interpretation of the results and the writing of the manuscript. </w:t>
      </w:r>
    </w:p>
    <w:p w14:paraId="4EA4C142" w14:textId="77777777" w:rsidR="00DC7C7D" w:rsidRDefault="00DC7C7D" w:rsidP="00DC7C7D">
      <w:pPr>
        <w:spacing w:after="0"/>
      </w:pPr>
    </w:p>
    <w:p w14:paraId="1C6201DA" w14:textId="77777777" w:rsidR="00DC7C7D" w:rsidRPr="00DC7C7D" w:rsidRDefault="00DC7C7D" w:rsidP="00DC7C7D">
      <w:pPr>
        <w:spacing w:after="0"/>
      </w:pPr>
      <w:r w:rsidRPr="00DC7C7D">
        <w:t>Reprints and permissions information is available at www.nature.com/reprints</w:t>
      </w:r>
    </w:p>
    <w:p w14:paraId="18D56C34" w14:textId="77777777" w:rsidR="00DC7C7D" w:rsidRDefault="00DC7C7D" w:rsidP="00395D1F"/>
    <w:p w14:paraId="54C55A78" w14:textId="1027FBE0" w:rsidR="0002594E" w:rsidRDefault="007E47F6" w:rsidP="00395D1F">
      <w:r>
        <w:t>The authors declare no competing financial interests.</w:t>
      </w:r>
    </w:p>
    <w:p w14:paraId="1101E12B" w14:textId="77777777" w:rsidR="007E47F6" w:rsidRDefault="007E47F6" w:rsidP="00395D1F"/>
    <w:p w14:paraId="72ECACA1" w14:textId="7CA7927F" w:rsidR="0002594E" w:rsidRPr="007E47F6" w:rsidRDefault="0002594E" w:rsidP="00395D1F">
      <w:pPr>
        <w:rPr>
          <w:b/>
        </w:rPr>
      </w:pPr>
      <w:r w:rsidRPr="007E47F6">
        <w:rPr>
          <w:b/>
        </w:rPr>
        <w:t xml:space="preserve">Corresponding author: </w:t>
      </w:r>
    </w:p>
    <w:p w14:paraId="60819D29" w14:textId="7CFD004F" w:rsidR="007E47F6" w:rsidRDefault="007E47F6" w:rsidP="00395D1F">
      <w:r>
        <w:t>Correspondence to Giulia Savorgnan (gsavorgn@astro.swin.edu.au).</w:t>
      </w:r>
    </w:p>
    <w:p w14:paraId="52486B04" w14:textId="77777777" w:rsidR="0002594E" w:rsidRDefault="0002594E" w:rsidP="00395D1F"/>
    <w:p w14:paraId="3F3E5165" w14:textId="2A41F371" w:rsidR="0002594E" w:rsidRPr="00DC75C0" w:rsidRDefault="00DC75C0" w:rsidP="00395D1F">
      <w:pPr>
        <w:rPr>
          <w:b/>
        </w:rPr>
      </w:pPr>
      <w:r w:rsidRPr="00DC75C0">
        <w:rPr>
          <w:b/>
        </w:rPr>
        <w:t>Figure legends:</w:t>
      </w:r>
    </w:p>
    <w:p w14:paraId="718844CF" w14:textId="77777777" w:rsidR="008D4788" w:rsidRPr="00DC75C0" w:rsidRDefault="008D4788" w:rsidP="00835B91">
      <w:pPr>
        <w:rPr>
          <w:i/>
        </w:rPr>
      </w:pPr>
      <w:r w:rsidRPr="00DC75C0">
        <w:rPr>
          <w:i/>
        </w:rPr>
        <w:t>Figure 1</w:t>
      </w:r>
    </w:p>
    <w:p w14:paraId="6C06EA78" w14:textId="4726F156" w:rsidR="00835B91" w:rsidRPr="00DC75C0" w:rsidRDefault="003C597C" w:rsidP="00835B91">
      <w:r w:rsidRPr="00DC75C0">
        <w:t xml:space="preserve">Simple illustration of </w:t>
      </w:r>
      <w:r w:rsidR="00583CAD" w:rsidRPr="00DC75C0">
        <w:t xml:space="preserve">the </w:t>
      </w:r>
      <w:ins w:id="138" w:author="Swinburne University of Technology" w:date="2015-08-07T14:07:00Z">
        <w:r w:rsidR="001F18BA" w:rsidRPr="00DC75C0">
          <w:t>spheroid</w:t>
        </w:r>
      </w:ins>
      <w:r w:rsidR="00583CAD" w:rsidRPr="00DC75C0">
        <w:t>/</w:t>
      </w:r>
      <w:ins w:id="139" w:author="Swinburne University of Technology" w:date="2015-08-07T15:57:00Z">
        <w:r w:rsidR="00AA389E" w:rsidRPr="00DC75C0">
          <w:t>disc</w:t>
        </w:r>
      </w:ins>
      <w:r w:rsidR="00583CAD" w:rsidRPr="00DC75C0">
        <w:t xml:space="preserve"> decomposition,</w:t>
      </w:r>
      <w:r w:rsidRPr="00DC75C0">
        <w:t xml:space="preserve"> the ellipticity profile </w:t>
      </w:r>
      <w:r w:rsidR="00583CAD" w:rsidRPr="00DC75C0">
        <w:t>and the v/σ (rotation</w:t>
      </w:r>
      <w:r w:rsidR="001606C3" w:rsidRPr="00DC75C0">
        <w:t xml:space="preserve"> of the </w:t>
      </w:r>
      <w:ins w:id="140" w:author="Swinburne University of Technology" w:date="2015-08-07T15:57:00Z">
        <w:r w:rsidR="00AA389E" w:rsidRPr="00DC75C0">
          <w:t>disc</w:t>
        </w:r>
      </w:ins>
      <w:r w:rsidR="001606C3" w:rsidRPr="00DC75C0">
        <w:t xml:space="preserve"> </w:t>
      </w:r>
      <w:r w:rsidR="00583CAD" w:rsidRPr="00DC75C0">
        <w:t>/</w:t>
      </w:r>
      <w:r w:rsidR="001606C3" w:rsidRPr="00DC75C0">
        <w:t xml:space="preserve"> </w:t>
      </w:r>
      <w:r w:rsidR="00583CAD" w:rsidRPr="00DC75C0">
        <w:t>dispersion</w:t>
      </w:r>
      <w:r w:rsidR="001606C3" w:rsidRPr="00DC75C0">
        <w:t xml:space="preserve"> of the spheroid</w:t>
      </w:r>
      <w:r w:rsidR="00583CAD" w:rsidRPr="00DC75C0">
        <w:t xml:space="preserve">) profile </w:t>
      </w:r>
      <w:r w:rsidRPr="00DC75C0">
        <w:t>of three</w:t>
      </w:r>
      <w:r w:rsidR="00583CAD" w:rsidRPr="00DC75C0">
        <w:t xml:space="preserve"> prototype</w:t>
      </w:r>
      <w:r w:rsidRPr="00DC75C0">
        <w:t xml:space="preserve"> </w:t>
      </w:r>
      <w:r w:rsidR="007A38E1" w:rsidRPr="00DC75C0">
        <w:t>early-type galaxies</w:t>
      </w:r>
      <w:r w:rsidRPr="00DC75C0">
        <w:t xml:space="preserve">. </w:t>
      </w:r>
      <w:r w:rsidR="007A38E1" w:rsidRPr="00DC75C0">
        <w:t xml:space="preserve">In the decompositions, the spheroid (or bulge) and the </w:t>
      </w:r>
      <w:ins w:id="141" w:author="Swinburne University of Technology" w:date="2015-08-07T15:57:00Z">
        <w:r w:rsidR="00AA389E" w:rsidRPr="00DC75C0">
          <w:t>disc</w:t>
        </w:r>
      </w:ins>
      <w:r w:rsidR="007A38E1" w:rsidRPr="00DC75C0">
        <w:t xml:space="preserve"> are shown with the red and blue color, respectively. </w:t>
      </w:r>
      <w:r w:rsidR="00835B91" w:rsidRPr="00DC75C0">
        <w:t xml:space="preserve">The left panel shows a </w:t>
      </w:r>
      <w:r w:rsidR="007A38E1" w:rsidRPr="00DC75C0">
        <w:t xml:space="preserve">lenticular galaxy, composed of a bulge encased in a large-scale </w:t>
      </w:r>
      <w:ins w:id="142" w:author="Swinburne University of Technology" w:date="2015-08-07T15:57:00Z">
        <w:r w:rsidR="00AA389E" w:rsidRPr="00DC75C0">
          <w:t>disc</w:t>
        </w:r>
      </w:ins>
      <w:r w:rsidR="007A38E1" w:rsidRPr="00DC75C0">
        <w:t xml:space="preserve">. The right panel displays </w:t>
      </w:r>
      <w:r w:rsidR="00835B91" w:rsidRPr="00DC75C0">
        <w:t xml:space="preserve">an elliptical galaxy with a nuclear stellar </w:t>
      </w:r>
      <w:ins w:id="143" w:author="Swinburne University of Technology" w:date="2015-08-07T15:57:00Z">
        <w:r w:rsidR="00AA389E" w:rsidRPr="00DC75C0">
          <w:lastRenderedPageBreak/>
          <w:t>disc</w:t>
        </w:r>
      </w:ins>
      <w:r w:rsidR="00835B91" w:rsidRPr="00DC75C0">
        <w:t>. The middle panel presents a</w:t>
      </w:r>
      <w:r w:rsidR="00B04917" w:rsidRPr="00DC75C0">
        <w:t>n</w:t>
      </w:r>
      <w:r w:rsidR="00835B91" w:rsidRPr="00DC75C0">
        <w:t xml:space="preserve"> </w:t>
      </w:r>
      <w:r w:rsidR="001606C3" w:rsidRPr="00DC75C0">
        <w:t>“</w:t>
      </w:r>
      <w:r w:rsidR="008C26D1" w:rsidRPr="00DC75C0">
        <w:t>ellicular</w:t>
      </w:r>
      <w:r w:rsidR="001606C3" w:rsidRPr="00DC75C0">
        <w:t>”</w:t>
      </w:r>
      <w:r w:rsidR="00835B91" w:rsidRPr="00DC75C0">
        <w:t xml:space="preserve"> galaxy with an </w:t>
      </w:r>
      <w:r w:rsidR="007A38E1" w:rsidRPr="00DC75C0">
        <w:t>intermediate</w:t>
      </w:r>
      <w:r w:rsidR="00835B91" w:rsidRPr="00DC75C0">
        <w:t xml:space="preserve">-sized </w:t>
      </w:r>
      <w:ins w:id="144" w:author="Swinburne University of Technology" w:date="2015-08-07T15:57:00Z">
        <w:r w:rsidR="00AA389E" w:rsidRPr="00DC75C0">
          <w:t>disc</w:t>
        </w:r>
      </w:ins>
      <w:r w:rsidR="007A38E1" w:rsidRPr="00DC75C0">
        <w:t xml:space="preserve"> embedded in </w:t>
      </w:r>
      <w:r w:rsidR="001606C3" w:rsidRPr="00DC75C0">
        <w:t>the</w:t>
      </w:r>
      <w:r w:rsidR="007A38E1" w:rsidRPr="00DC75C0">
        <w:t xml:space="preserve"> spheroid</w:t>
      </w:r>
      <w:r w:rsidR="00835B91" w:rsidRPr="00DC75C0">
        <w:t xml:space="preserve">. </w:t>
      </w:r>
    </w:p>
    <w:p w14:paraId="39CB7CEA" w14:textId="77777777" w:rsidR="003D5D01" w:rsidRDefault="003D5D01" w:rsidP="00395D1F"/>
    <w:p w14:paraId="11601809" w14:textId="0236D093" w:rsidR="00DC75C0" w:rsidRDefault="00DC75C0" w:rsidP="00395D1F">
      <w:pPr>
        <w:rPr>
          <w:i/>
        </w:rPr>
      </w:pPr>
      <w:r>
        <w:rPr>
          <w:i/>
        </w:rPr>
        <w:t>Figure 2</w:t>
      </w:r>
    </w:p>
    <w:p w14:paraId="2E86BE14" w14:textId="2214C6E5" w:rsidR="00DC75C0" w:rsidRPr="0095610A" w:rsidRDefault="00DC75C0" w:rsidP="00395D1F">
      <w:ins w:id="145" w:author="Swinburne University of Technology" w:date="2015-08-07T12:51:00Z">
        <w:r w:rsidRPr="0095610A">
          <w:t>the location of the ellicular galaxies in the Hubble grid </w:t>
        </w:r>
      </w:ins>
      <w:r w:rsidRPr="0095610A">
        <w:t>[</w:t>
      </w:r>
      <w:ins w:id="146" w:author="Swinburne University of Technology" w:date="2015-08-07T12:51:00Z">
        <w:r w:rsidRPr="0095610A">
          <w:t>Graham 2014</w:t>
        </w:r>
      </w:ins>
      <w:r w:rsidRPr="0095610A">
        <w:t>]</w:t>
      </w:r>
      <w:ins w:id="147" w:author="Swinburne University of Technology" w:date="2015-08-07T12:51:00Z">
        <w:r w:rsidRPr="0095610A">
          <w:t>, which uses the pitch angle of the arms in spiral galaxies to define their morphological type. </w:t>
        </w:r>
      </w:ins>
    </w:p>
    <w:p w14:paraId="0BEC3993" w14:textId="77777777" w:rsidR="00DC75C0" w:rsidRDefault="00DC75C0" w:rsidP="00395D1F"/>
    <w:p w14:paraId="0069694A" w14:textId="77777777" w:rsidR="00DC75C0" w:rsidRPr="00DC75C0" w:rsidRDefault="00DC75C0" w:rsidP="00395D1F"/>
    <w:p w14:paraId="0D0EC56A" w14:textId="65B2A490" w:rsidR="001213F4" w:rsidRPr="00DC75C0" w:rsidRDefault="001213F4" w:rsidP="001213F4">
      <w:pPr>
        <w:rPr>
          <w:i/>
        </w:rPr>
      </w:pPr>
      <w:r w:rsidRPr="00DC75C0">
        <w:rPr>
          <w:i/>
        </w:rPr>
        <w:t>Figu</w:t>
      </w:r>
      <w:r w:rsidR="00DC75C0">
        <w:rPr>
          <w:i/>
        </w:rPr>
        <w:t>re 3</w:t>
      </w:r>
    </w:p>
    <w:p w14:paraId="2D00F193" w14:textId="7D5DB629" w:rsidR="0013620A" w:rsidRPr="00DC75C0" w:rsidRDefault="001213F4" w:rsidP="00395D1F">
      <w:r w:rsidRPr="00DC75C0">
        <w:t xml:space="preserve">The galaxy NGC 3115. a) Near-infrared (3.6 μm) image of the galaxy obtained with the Infrared Array Camera (IRAC) on board the Spitzer Space Telescope. b) Unsharp mask of the galaxy image, obtained as follows. First the original image is smoothed through convolution with a Gaussian filter. Then the original image is divided by the smoothed image. The result is the unsharp mask. This technique highlights the asymmetric features of the original image. The unsharp mask of NGC 3115 reveals the presence of a faint edge-on nuclear ring. c) </w:t>
      </w:r>
      <w:r w:rsidR="0013620A" w:rsidRPr="00DC75C0">
        <w:t>Bulge/</w:t>
      </w:r>
      <w:ins w:id="148" w:author="Swinburne University of Technology" w:date="2015-08-07T15:57:00Z">
        <w:r w:rsidR="00AA389E" w:rsidRPr="00DC75C0">
          <w:t>disc</w:t>
        </w:r>
      </w:ins>
      <w:r w:rsidR="0013620A" w:rsidRPr="00DC75C0">
        <w:t xml:space="preserve"> decomposition</w:t>
      </w:r>
      <w:r w:rsidR="001660CA" w:rsidRPr="00DC75C0">
        <w:t xml:space="preserve"> of the light profile,</w:t>
      </w:r>
      <w:r w:rsidR="0013620A" w:rsidRPr="00DC75C0">
        <w:t xml:space="preserve"> and ellipticity profile. The left panels refer to the major-axis Rmaj, while the right panels refer to the geometric mean of the major (a) and minor (b) axis (Req = √ab), equivalent to a circularized profile. The top panels display the observed galaxy </w:t>
      </w:r>
      <w:r w:rsidR="001660CA" w:rsidRPr="00DC75C0">
        <w:t>light profiles</w:t>
      </w:r>
      <w:r w:rsidR="0013620A" w:rsidRPr="00DC75C0">
        <w:t xml:space="preserve"> (μ) with black points. The color lines represent the individual model comp</w:t>
      </w:r>
      <w:r w:rsidR="00BE08F4" w:rsidRPr="00DC75C0">
        <w:t>onents: red = Sérsic (spheroid);</w:t>
      </w:r>
      <w:r w:rsidR="0013620A" w:rsidRPr="00DC75C0">
        <w:t xml:space="preserve"> blue = exponential (</w:t>
      </w:r>
      <w:ins w:id="149" w:author="Swinburne University of Technology" w:date="2015-08-07T15:57:00Z">
        <w:r w:rsidR="00AA389E" w:rsidRPr="00DC75C0">
          <w:t>disc</w:t>
        </w:r>
      </w:ins>
      <w:r w:rsidR="0013620A" w:rsidRPr="00DC75C0">
        <w:t>)</w:t>
      </w:r>
      <w:r w:rsidR="0062433E" w:rsidRPr="00DC75C0">
        <w:t xml:space="preserve">. </w:t>
      </w:r>
      <w:r w:rsidR="00D96697" w:rsidRPr="00DC75C0">
        <w:t>A</w:t>
      </w:r>
      <w:r w:rsidR="0062433E" w:rsidRPr="00DC75C0">
        <w:t xml:space="preserve"> faint nuclear ring, identified in the </w:t>
      </w:r>
      <w:r w:rsidR="003D5D01" w:rsidRPr="00DC75C0">
        <w:t>unsharp mask of the galaxy image</w:t>
      </w:r>
      <w:r w:rsidR="0062433E" w:rsidRPr="00DC75C0">
        <w:t xml:space="preserve">, is </w:t>
      </w:r>
      <w:r w:rsidR="00D96697" w:rsidRPr="00DC75C0">
        <w:t xml:space="preserve">additionally </w:t>
      </w:r>
      <w:r w:rsidR="009273C4" w:rsidRPr="00DC75C0">
        <w:t>modeled</w:t>
      </w:r>
      <w:r w:rsidR="0062433E" w:rsidRPr="00DC75C0">
        <w:t xml:space="preserve"> with a Gaussian function</w:t>
      </w:r>
      <w:r w:rsidR="00D96697" w:rsidRPr="00DC75C0">
        <w:t xml:space="preserve"> (</w:t>
      </w:r>
      <w:r w:rsidR="0062433E" w:rsidRPr="00DC75C0">
        <w:t>gray</w:t>
      </w:r>
      <w:r w:rsidR="00D96697" w:rsidRPr="00DC75C0">
        <w:t xml:space="preserve"> line)</w:t>
      </w:r>
      <w:r w:rsidR="0062433E" w:rsidRPr="00DC75C0">
        <w:t xml:space="preserve">. The residual profile (data – model) is shown as Δμ in the second row. </w:t>
      </w:r>
      <w:r w:rsidRPr="00DC75C0">
        <w:t xml:space="preserve">The horizontal gray dashed line corresponds to three times the rms of the image background. </w:t>
      </w:r>
      <w:r w:rsidR="0062433E" w:rsidRPr="00DC75C0">
        <w:t>The bottom panels show the ellipticity (ε) profiles.</w:t>
      </w:r>
    </w:p>
    <w:p w14:paraId="41DC20EF" w14:textId="46D6B167" w:rsidR="00FC7EB0" w:rsidRPr="00DC75C0" w:rsidRDefault="00FC7EB0">
      <w:pPr>
        <w:rPr>
          <w:ins w:id="150" w:author="Swinburne University of Technology" w:date="2015-08-07T16:14:00Z"/>
        </w:rPr>
      </w:pPr>
    </w:p>
    <w:p w14:paraId="0BE182CB" w14:textId="0B8373A4" w:rsidR="00395D1F" w:rsidRPr="00DC75C0" w:rsidRDefault="00D96697">
      <w:pPr>
        <w:rPr>
          <w:i/>
        </w:rPr>
      </w:pPr>
      <w:r w:rsidRPr="00DC75C0">
        <w:rPr>
          <w:i/>
        </w:rPr>
        <w:t xml:space="preserve">Figure </w:t>
      </w:r>
      <w:r w:rsidR="00DC75C0">
        <w:rPr>
          <w:i/>
        </w:rPr>
        <w:t>4</w:t>
      </w:r>
    </w:p>
    <w:p w14:paraId="2A24FBDA" w14:textId="5FC4A633" w:rsidR="006774BB" w:rsidRPr="00DC75C0" w:rsidRDefault="000A270E">
      <w:r w:rsidRPr="00DC75C0">
        <w:t>Early-type galaxies: b</w:t>
      </w:r>
      <w:r w:rsidR="008C31ED" w:rsidRPr="00DC75C0">
        <w:t>lack hole mass</w:t>
      </w:r>
      <w:r w:rsidRPr="00DC75C0">
        <w:t xml:space="preserve"> </w:t>
      </w:r>
      <w:r w:rsidR="008C31ED" w:rsidRPr="00DC75C0">
        <w:t>plotted against spheroid stellar mas</w:t>
      </w:r>
      <w:r w:rsidRPr="00DC75C0">
        <w:t>s</w:t>
      </w:r>
      <w:r w:rsidR="00E577FC" w:rsidRPr="00DC75C0">
        <w:t xml:space="preserve"> for </w:t>
      </w:r>
      <w:r w:rsidR="008C31ED" w:rsidRPr="00DC75C0">
        <w:t>4</w:t>
      </w:r>
      <w:r w:rsidR="00994CBD" w:rsidRPr="00DC75C0">
        <w:t>2</w:t>
      </w:r>
      <w:r w:rsidR="008C31ED" w:rsidRPr="00DC75C0">
        <w:t xml:space="preserve"> galaxies </w:t>
      </w:r>
      <w:r w:rsidR="00E577FC" w:rsidRPr="00DC75C0">
        <w:t>(</w:t>
      </w:r>
      <w:r w:rsidR="008C31ED" w:rsidRPr="00DC75C0">
        <w:t>black</w:t>
      </w:r>
      <w:r w:rsidR="00E577FC" w:rsidRPr="00DC75C0">
        <w:t>)</w:t>
      </w:r>
      <w:r w:rsidR="008C31ED" w:rsidRPr="00DC75C0">
        <w:t xml:space="preserve"> plus the galaxies </w:t>
      </w:r>
      <w:r w:rsidR="00E577FC" w:rsidRPr="00DC75C0">
        <w:t xml:space="preserve">Mrk 1216, NGC 1271, NGC 1277, </w:t>
      </w:r>
      <w:r w:rsidR="008C31ED" w:rsidRPr="00DC75C0">
        <w:t>NGC 1332, NGC 3115, and NGC 4291</w:t>
      </w:r>
      <w:r w:rsidR="00E577FC" w:rsidRPr="00DC75C0">
        <w:t>.</w:t>
      </w:r>
      <w:r w:rsidR="008C31ED" w:rsidRPr="00DC75C0">
        <w:t xml:space="preserve"> </w:t>
      </w:r>
      <w:r w:rsidR="00E577FC" w:rsidRPr="00DC75C0">
        <w:t>Th</w:t>
      </w:r>
      <w:r w:rsidR="00994CBD" w:rsidRPr="00DC75C0">
        <w:t xml:space="preserve">e black solid line is </w:t>
      </w:r>
      <w:r w:rsidR="00E577FC" w:rsidRPr="00DC75C0">
        <w:t>the</w:t>
      </w:r>
      <w:r w:rsidR="00994CBD" w:rsidRPr="00DC75C0">
        <w:t xml:space="preserve"> bisector linear regression</w:t>
      </w:r>
      <w:r w:rsidR="00E577FC" w:rsidRPr="00DC75C0">
        <w:t xml:space="preserve"> for early-type galaxies [Savorgnan+2015]</w:t>
      </w:r>
      <w:r w:rsidR="00994CBD" w:rsidRPr="00DC75C0">
        <w:t xml:space="preserve">. The dashed lines mark the 1σ and 3σ deviations, where σ </w:t>
      </w:r>
      <w:r w:rsidRPr="00DC75C0">
        <w:t xml:space="preserve">(0.51 dex) </w:t>
      </w:r>
      <w:r w:rsidR="00994CBD" w:rsidRPr="00DC75C0">
        <w:t xml:space="preserve">is the </w:t>
      </w:r>
      <w:r w:rsidR="00710375" w:rsidRPr="00DC75C0">
        <w:t>total rms</w:t>
      </w:r>
      <w:r w:rsidR="00994CBD" w:rsidRPr="00DC75C0">
        <w:t xml:space="preserve"> scatter of the correlation </w:t>
      </w:r>
      <w:r w:rsidRPr="00DC75C0">
        <w:t xml:space="preserve">in the black hole mass direction. </w:t>
      </w:r>
      <w:r w:rsidR="003F18C0" w:rsidRPr="00DC75C0">
        <w:t xml:space="preserve">The red color is used for five </w:t>
      </w:r>
      <w:r w:rsidR="008C26D1" w:rsidRPr="00DC75C0">
        <w:t>ellicular</w:t>
      </w:r>
      <w:r w:rsidR="003F18C0" w:rsidRPr="00DC75C0">
        <w:t xml:space="preserve"> galaxies: NGC 1271, NGC 1277, NGC 1332, NGC 3115 and M</w:t>
      </w:r>
      <w:r w:rsidR="00710375" w:rsidRPr="00DC75C0">
        <w:t>rk</w:t>
      </w:r>
      <w:r w:rsidR="003F18C0" w:rsidRPr="00DC75C0">
        <w:t xml:space="preserve"> 1216 (for which only an upper limit on its black hole mass has been reported). </w:t>
      </w:r>
      <w:r w:rsidR="00801019" w:rsidRPr="00DC75C0">
        <w:t>Five</w:t>
      </w:r>
      <w:r w:rsidR="006774BB" w:rsidRPr="00DC75C0">
        <w:t xml:space="preserve"> galaxies </w:t>
      </w:r>
      <w:r w:rsidR="00801019" w:rsidRPr="00DC75C0">
        <w:t>(M</w:t>
      </w:r>
      <w:r w:rsidR="00710375" w:rsidRPr="00DC75C0">
        <w:t>rk</w:t>
      </w:r>
      <w:r w:rsidR="00801019" w:rsidRPr="00DC75C0">
        <w:t xml:space="preserve"> 1216 [Yildirim+2015], NGC 1271 [Walsh+2015], NGC 1277 [van den Bosch+2012</w:t>
      </w:r>
      <w:r w:rsidR="00710375" w:rsidRPr="00DC75C0">
        <w:t>, Yildirim+2015</w:t>
      </w:r>
      <w:r w:rsidR="00801019" w:rsidRPr="00DC75C0">
        <w:t>], NGC 1332 [Rusli+2011], and NGC 4291 [Bogdan+2012])</w:t>
      </w:r>
      <w:r w:rsidR="00D35C18" w:rsidRPr="00DC75C0">
        <w:t>,</w:t>
      </w:r>
      <w:r w:rsidR="00801019" w:rsidRPr="00DC75C0">
        <w:t xml:space="preserve"> that</w:t>
      </w:r>
      <w:r w:rsidR="006774BB" w:rsidRPr="00DC75C0">
        <w:t xml:space="preserve"> </w:t>
      </w:r>
      <w:r w:rsidR="00801019" w:rsidRPr="00DC75C0">
        <w:t>were</w:t>
      </w:r>
      <w:r w:rsidR="006774BB" w:rsidRPr="00DC75C0">
        <w:t xml:space="preserve"> claimed to be extreme outliers in this diagram, all lie within the 3σ deviation from the correlation. </w:t>
      </w:r>
    </w:p>
    <w:p w14:paraId="429291B5" w14:textId="20671398" w:rsidR="00D96697" w:rsidRPr="00DC75C0" w:rsidRDefault="003F18C0">
      <w:r w:rsidRPr="00DC75C0">
        <w:t xml:space="preserve"> </w:t>
      </w:r>
    </w:p>
    <w:p w14:paraId="404F327D" w14:textId="77777777" w:rsidR="00C40288" w:rsidRPr="00DC75C0" w:rsidRDefault="00C40288">
      <w:pPr>
        <w:rPr>
          <w:ins w:id="151" w:author="Swinburne University of Technology" w:date="2015-08-11T15:50:00Z"/>
        </w:rPr>
      </w:pPr>
    </w:p>
    <w:p w14:paraId="3950AC71" w14:textId="77777777" w:rsidR="00C40288" w:rsidRPr="00DC75C0" w:rsidRDefault="00C40288">
      <w:pPr>
        <w:rPr>
          <w:ins w:id="152" w:author="Swinburne University of Technology" w:date="2015-08-11T15:50:00Z"/>
        </w:rPr>
      </w:pPr>
    </w:p>
    <w:p w14:paraId="66F44C61" w14:textId="77777777" w:rsidR="00C40288" w:rsidRPr="00DC75C0" w:rsidRDefault="00C40288">
      <w:pPr>
        <w:rPr>
          <w:ins w:id="153" w:author="Swinburne University of Technology" w:date="2015-08-11T15:50:00Z"/>
        </w:rPr>
      </w:pPr>
    </w:p>
    <w:p w14:paraId="45232391" w14:textId="77777777" w:rsidR="00C40288" w:rsidRPr="00DC75C0" w:rsidRDefault="00C40288">
      <w:pPr>
        <w:rPr>
          <w:ins w:id="154" w:author="Swinburne University of Technology" w:date="2015-08-11T15:50:00Z"/>
        </w:rPr>
      </w:pPr>
    </w:p>
    <w:p w14:paraId="701854F4" w14:textId="77777777" w:rsidR="00C40288" w:rsidRPr="00DC75C0" w:rsidRDefault="00C40288">
      <w:pPr>
        <w:rPr>
          <w:ins w:id="155" w:author="Swinburne University of Technology" w:date="2015-08-11T15:50:00Z"/>
        </w:rPr>
      </w:pPr>
    </w:p>
    <w:p w14:paraId="70800854" w14:textId="77777777" w:rsidR="00C40288" w:rsidRPr="00DC75C0" w:rsidRDefault="00C40288">
      <w:pPr>
        <w:rPr>
          <w:ins w:id="156" w:author="Swinburne University of Technology" w:date="2015-08-11T15:50:00Z"/>
        </w:rPr>
      </w:pPr>
    </w:p>
    <w:p w14:paraId="7ACC69BC" w14:textId="77777777" w:rsidR="00C40288" w:rsidRPr="00DC75C0" w:rsidRDefault="00C40288">
      <w:pPr>
        <w:rPr>
          <w:ins w:id="157" w:author="Swinburne University of Technology" w:date="2015-08-11T15:50:00Z"/>
        </w:rPr>
      </w:pPr>
    </w:p>
    <w:p w14:paraId="0F014ECE" w14:textId="1F5077A4" w:rsidR="00C40288" w:rsidRPr="00DC75C0" w:rsidRDefault="00C40288">
      <w:pPr>
        <w:rPr>
          <w:ins w:id="158" w:author="Swinburne University of Technology" w:date="2015-08-11T15:50:00Z"/>
        </w:rPr>
      </w:pPr>
    </w:p>
    <w:p w14:paraId="4038F1E7" w14:textId="77777777" w:rsidR="00C40288" w:rsidRPr="00DC75C0" w:rsidRDefault="00C40288">
      <w:pPr>
        <w:rPr>
          <w:ins w:id="159" w:author="Swinburne University of Technology" w:date="2015-08-11T15:50:00Z"/>
        </w:rPr>
      </w:pPr>
    </w:p>
    <w:p w14:paraId="63A5062E" w14:textId="77777777" w:rsidR="00C40288" w:rsidRPr="00DC75C0" w:rsidRDefault="00C40288">
      <w:pPr>
        <w:rPr>
          <w:ins w:id="160" w:author="Swinburne University of Technology" w:date="2015-08-11T15:50:00Z"/>
        </w:rPr>
      </w:pPr>
    </w:p>
    <w:p w14:paraId="4CEAF5B1" w14:textId="77777777" w:rsidR="00C40288" w:rsidRPr="00DC75C0" w:rsidRDefault="00C40288">
      <w:pPr>
        <w:rPr>
          <w:ins w:id="161" w:author="Swinburne University of Technology" w:date="2015-08-11T15:50:00Z"/>
        </w:rPr>
      </w:pPr>
    </w:p>
    <w:p w14:paraId="3A940B6E" w14:textId="77777777" w:rsidR="00223129" w:rsidRPr="00DC75C0" w:rsidRDefault="00223129" w:rsidP="008F2712">
      <w:pPr>
        <w:pStyle w:val="HTMLPreformatted"/>
        <w:rPr>
          <w:rFonts w:asciiTheme="minorHAnsi" w:hAnsiTheme="minorHAnsi" w:cstheme="minorBidi"/>
          <w:sz w:val="24"/>
          <w:szCs w:val="24"/>
          <w:lang w:val="en-US" w:eastAsia="ja-JP"/>
        </w:rPr>
      </w:pPr>
    </w:p>
    <w:p w14:paraId="5C8745F6" w14:textId="77777777" w:rsidR="00223129" w:rsidRPr="00DC75C0" w:rsidRDefault="00223129" w:rsidP="008F2712">
      <w:pPr>
        <w:pStyle w:val="HTMLPreformatted"/>
        <w:rPr>
          <w:rFonts w:asciiTheme="minorHAnsi" w:hAnsiTheme="minorHAnsi" w:cstheme="minorBidi"/>
          <w:sz w:val="24"/>
          <w:szCs w:val="24"/>
          <w:lang w:val="en-US" w:eastAsia="ja-JP"/>
        </w:rPr>
      </w:pPr>
    </w:p>
    <w:p w14:paraId="4C93E7C0" w14:textId="77777777" w:rsidR="00223129" w:rsidRPr="00DC75C0" w:rsidRDefault="00223129" w:rsidP="008F2712">
      <w:pPr>
        <w:pStyle w:val="HTMLPreformatted"/>
        <w:rPr>
          <w:rFonts w:asciiTheme="minorHAnsi" w:hAnsiTheme="minorHAnsi" w:cstheme="minorBidi"/>
          <w:sz w:val="24"/>
          <w:szCs w:val="24"/>
          <w:lang w:val="en-US" w:eastAsia="ja-JP"/>
        </w:rPr>
      </w:pPr>
    </w:p>
    <w:p w14:paraId="612E947A" w14:textId="77777777" w:rsidR="00223129" w:rsidRPr="00DC75C0" w:rsidRDefault="00223129" w:rsidP="008F2712">
      <w:pPr>
        <w:pStyle w:val="HTMLPreformatted"/>
        <w:rPr>
          <w:rFonts w:asciiTheme="minorHAnsi" w:hAnsiTheme="minorHAnsi" w:cstheme="minorBidi"/>
          <w:sz w:val="24"/>
          <w:szCs w:val="24"/>
          <w:lang w:val="en-US" w:eastAsia="ja-JP"/>
        </w:rPr>
      </w:pPr>
    </w:p>
    <w:p w14:paraId="53030375" w14:textId="77777777" w:rsidR="00223129" w:rsidRPr="00DC75C0" w:rsidRDefault="00223129" w:rsidP="008F2712">
      <w:pPr>
        <w:pStyle w:val="HTMLPreformatted"/>
        <w:rPr>
          <w:rFonts w:asciiTheme="minorHAnsi" w:hAnsiTheme="minorHAnsi" w:cstheme="minorBidi"/>
          <w:sz w:val="24"/>
          <w:szCs w:val="24"/>
          <w:lang w:val="en-US" w:eastAsia="ja-JP"/>
        </w:rPr>
      </w:pPr>
    </w:p>
    <w:p w14:paraId="35A87200" w14:textId="77777777" w:rsidR="00223129" w:rsidRPr="00DC75C0" w:rsidRDefault="00223129" w:rsidP="008F2712">
      <w:pPr>
        <w:pStyle w:val="HTMLPreformatted"/>
        <w:rPr>
          <w:rFonts w:asciiTheme="minorHAnsi" w:hAnsiTheme="minorHAnsi" w:cstheme="minorBidi"/>
          <w:sz w:val="24"/>
          <w:szCs w:val="24"/>
          <w:lang w:val="en-US" w:eastAsia="ja-JP"/>
        </w:rPr>
      </w:pPr>
    </w:p>
    <w:p w14:paraId="1A2A4351" w14:textId="77777777" w:rsidR="00223129" w:rsidRPr="00DC75C0" w:rsidRDefault="00223129" w:rsidP="008F2712">
      <w:pPr>
        <w:pStyle w:val="HTMLPreformatted"/>
        <w:rPr>
          <w:rFonts w:asciiTheme="minorHAnsi" w:hAnsiTheme="minorHAnsi" w:cstheme="minorBidi"/>
          <w:sz w:val="24"/>
          <w:szCs w:val="24"/>
          <w:lang w:val="en-US" w:eastAsia="ja-JP"/>
        </w:rPr>
      </w:pPr>
    </w:p>
    <w:p w14:paraId="626541AE" w14:textId="77777777" w:rsidR="00223129" w:rsidRPr="00CB2C97" w:rsidRDefault="00223129" w:rsidP="008F2712">
      <w:pPr>
        <w:pStyle w:val="HTMLPreformatted"/>
        <w:rPr>
          <w:rFonts w:ascii="Arial" w:hAnsi="Arial" w:cs="Arial"/>
          <w:sz w:val="24"/>
          <w:szCs w:val="24"/>
          <w:lang w:val="en-US" w:eastAsia="ja-JP"/>
        </w:rPr>
      </w:pPr>
    </w:p>
    <w:sectPr w:rsidR="00223129" w:rsidRPr="00CB2C97" w:rsidSect="00905DCC">
      <w:pgSz w:w="11900" w:h="16840"/>
      <w:pgMar w:top="1440" w:right="1800" w:bottom="1440" w:left="180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1" w:author="Swinburne University of Technology" w:date="2015-08-12T15:25:00Z" w:initials="ST">
    <w:p w14:paraId="073B5B46" w14:textId="77777777" w:rsidR="00201D0A" w:rsidRDefault="00201D0A" w:rsidP="00223129">
      <w:pPr>
        <w:pStyle w:val="CommentText"/>
      </w:pPr>
      <w:r>
        <w:rPr>
          <w:rStyle w:val="CommentReference"/>
        </w:rPr>
        <w:annotationRef/>
      </w:r>
      <w:r>
        <w:t>Because this is not show anywhere, you probably need to include this here.  It could become panels c) and d) in Figure 2.</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4"/>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03DC2"/>
    <w:rsid w:val="00012EFD"/>
    <w:rsid w:val="00022439"/>
    <w:rsid w:val="0002594E"/>
    <w:rsid w:val="00037B3C"/>
    <w:rsid w:val="0004183E"/>
    <w:rsid w:val="00085485"/>
    <w:rsid w:val="00097791"/>
    <w:rsid w:val="000A14B8"/>
    <w:rsid w:val="000A270E"/>
    <w:rsid w:val="000E3CA7"/>
    <w:rsid w:val="000F2A73"/>
    <w:rsid w:val="00110AD9"/>
    <w:rsid w:val="00117D28"/>
    <w:rsid w:val="001213F4"/>
    <w:rsid w:val="00121E99"/>
    <w:rsid w:val="0013620A"/>
    <w:rsid w:val="001606C3"/>
    <w:rsid w:val="001660CA"/>
    <w:rsid w:val="00172CCB"/>
    <w:rsid w:val="00184F54"/>
    <w:rsid w:val="001A63A1"/>
    <w:rsid w:val="001B30F9"/>
    <w:rsid w:val="001D4BE4"/>
    <w:rsid w:val="001F18BA"/>
    <w:rsid w:val="001F64D5"/>
    <w:rsid w:val="00200475"/>
    <w:rsid w:val="00201D0A"/>
    <w:rsid w:val="002071B8"/>
    <w:rsid w:val="00223129"/>
    <w:rsid w:val="00230B5D"/>
    <w:rsid w:val="0024051D"/>
    <w:rsid w:val="002557BE"/>
    <w:rsid w:val="002A27A4"/>
    <w:rsid w:val="002B5E06"/>
    <w:rsid w:val="002D2FFA"/>
    <w:rsid w:val="002D3244"/>
    <w:rsid w:val="003223C8"/>
    <w:rsid w:val="00365F31"/>
    <w:rsid w:val="00370DC6"/>
    <w:rsid w:val="00381185"/>
    <w:rsid w:val="00394B6B"/>
    <w:rsid w:val="00395CBC"/>
    <w:rsid w:val="00395D1F"/>
    <w:rsid w:val="00396405"/>
    <w:rsid w:val="003A428F"/>
    <w:rsid w:val="003A49C3"/>
    <w:rsid w:val="003B3498"/>
    <w:rsid w:val="003B37E3"/>
    <w:rsid w:val="003C597C"/>
    <w:rsid w:val="003D246E"/>
    <w:rsid w:val="003D5B1A"/>
    <w:rsid w:val="003D5D01"/>
    <w:rsid w:val="003E55A7"/>
    <w:rsid w:val="003F18C0"/>
    <w:rsid w:val="00404E50"/>
    <w:rsid w:val="00452663"/>
    <w:rsid w:val="00486C4B"/>
    <w:rsid w:val="004A6636"/>
    <w:rsid w:val="004B0C4F"/>
    <w:rsid w:val="004D0EBB"/>
    <w:rsid w:val="004D3AE4"/>
    <w:rsid w:val="004E2271"/>
    <w:rsid w:val="004E5579"/>
    <w:rsid w:val="00516BA2"/>
    <w:rsid w:val="005268C1"/>
    <w:rsid w:val="00537607"/>
    <w:rsid w:val="00583CAD"/>
    <w:rsid w:val="00584253"/>
    <w:rsid w:val="00591B4C"/>
    <w:rsid w:val="00596BEC"/>
    <w:rsid w:val="005B62AF"/>
    <w:rsid w:val="005C785B"/>
    <w:rsid w:val="005C7D87"/>
    <w:rsid w:val="005D5084"/>
    <w:rsid w:val="005F019D"/>
    <w:rsid w:val="005F1F2B"/>
    <w:rsid w:val="006143B9"/>
    <w:rsid w:val="00620091"/>
    <w:rsid w:val="006216AB"/>
    <w:rsid w:val="0062433E"/>
    <w:rsid w:val="00624B22"/>
    <w:rsid w:val="00636FB6"/>
    <w:rsid w:val="00654B39"/>
    <w:rsid w:val="006564A4"/>
    <w:rsid w:val="00673682"/>
    <w:rsid w:val="00675C87"/>
    <w:rsid w:val="006774BB"/>
    <w:rsid w:val="0069640A"/>
    <w:rsid w:val="006C7A10"/>
    <w:rsid w:val="006D162D"/>
    <w:rsid w:val="006F70F7"/>
    <w:rsid w:val="00707950"/>
    <w:rsid w:val="00710375"/>
    <w:rsid w:val="0075239A"/>
    <w:rsid w:val="007706FF"/>
    <w:rsid w:val="00777369"/>
    <w:rsid w:val="00785BE6"/>
    <w:rsid w:val="0079768E"/>
    <w:rsid w:val="007A38E1"/>
    <w:rsid w:val="007A573C"/>
    <w:rsid w:val="007B37AE"/>
    <w:rsid w:val="007B7759"/>
    <w:rsid w:val="007C1739"/>
    <w:rsid w:val="007C22E2"/>
    <w:rsid w:val="007E47F6"/>
    <w:rsid w:val="00801019"/>
    <w:rsid w:val="00832BF3"/>
    <w:rsid w:val="00835B91"/>
    <w:rsid w:val="0084204C"/>
    <w:rsid w:val="008456C7"/>
    <w:rsid w:val="008626B4"/>
    <w:rsid w:val="00877AB7"/>
    <w:rsid w:val="0089419F"/>
    <w:rsid w:val="00894601"/>
    <w:rsid w:val="008B2D0C"/>
    <w:rsid w:val="008B3ACE"/>
    <w:rsid w:val="008C26D1"/>
    <w:rsid w:val="008C27A1"/>
    <w:rsid w:val="008C31ED"/>
    <w:rsid w:val="008D4788"/>
    <w:rsid w:val="008D784D"/>
    <w:rsid w:val="008F2712"/>
    <w:rsid w:val="00905DCC"/>
    <w:rsid w:val="00915005"/>
    <w:rsid w:val="009273C4"/>
    <w:rsid w:val="00933F0E"/>
    <w:rsid w:val="0095610A"/>
    <w:rsid w:val="009712EC"/>
    <w:rsid w:val="009876F6"/>
    <w:rsid w:val="00994CBD"/>
    <w:rsid w:val="009A6FDC"/>
    <w:rsid w:val="009B74A4"/>
    <w:rsid w:val="009C1F06"/>
    <w:rsid w:val="009C72F2"/>
    <w:rsid w:val="009C7485"/>
    <w:rsid w:val="00A35EF6"/>
    <w:rsid w:val="00A60293"/>
    <w:rsid w:val="00A7699C"/>
    <w:rsid w:val="00A80D6A"/>
    <w:rsid w:val="00AA389E"/>
    <w:rsid w:val="00AB6F4B"/>
    <w:rsid w:val="00AC2B9F"/>
    <w:rsid w:val="00AC4F02"/>
    <w:rsid w:val="00AD70C8"/>
    <w:rsid w:val="00AF5BCB"/>
    <w:rsid w:val="00B04917"/>
    <w:rsid w:val="00B17341"/>
    <w:rsid w:val="00B309D7"/>
    <w:rsid w:val="00B3317D"/>
    <w:rsid w:val="00B33D91"/>
    <w:rsid w:val="00B40700"/>
    <w:rsid w:val="00B54681"/>
    <w:rsid w:val="00B60554"/>
    <w:rsid w:val="00B75FBF"/>
    <w:rsid w:val="00B8589C"/>
    <w:rsid w:val="00BA287E"/>
    <w:rsid w:val="00BB1B55"/>
    <w:rsid w:val="00BB6B5E"/>
    <w:rsid w:val="00BC2ED7"/>
    <w:rsid w:val="00BD613D"/>
    <w:rsid w:val="00BE058D"/>
    <w:rsid w:val="00BE08F4"/>
    <w:rsid w:val="00BE6C9C"/>
    <w:rsid w:val="00C1190D"/>
    <w:rsid w:val="00C36124"/>
    <w:rsid w:val="00C37600"/>
    <w:rsid w:val="00C40288"/>
    <w:rsid w:val="00C41909"/>
    <w:rsid w:val="00C4197B"/>
    <w:rsid w:val="00C422F4"/>
    <w:rsid w:val="00CA0CA8"/>
    <w:rsid w:val="00CB2C97"/>
    <w:rsid w:val="00CB78ED"/>
    <w:rsid w:val="00CE2613"/>
    <w:rsid w:val="00D0799B"/>
    <w:rsid w:val="00D1341B"/>
    <w:rsid w:val="00D142E3"/>
    <w:rsid w:val="00D27371"/>
    <w:rsid w:val="00D35C18"/>
    <w:rsid w:val="00D41C62"/>
    <w:rsid w:val="00D77013"/>
    <w:rsid w:val="00D83BBB"/>
    <w:rsid w:val="00D847C9"/>
    <w:rsid w:val="00D87F4A"/>
    <w:rsid w:val="00D96697"/>
    <w:rsid w:val="00DA2F9A"/>
    <w:rsid w:val="00DA5D9A"/>
    <w:rsid w:val="00DB1948"/>
    <w:rsid w:val="00DC1A18"/>
    <w:rsid w:val="00DC75C0"/>
    <w:rsid w:val="00DC7C7D"/>
    <w:rsid w:val="00DD45DB"/>
    <w:rsid w:val="00DE3407"/>
    <w:rsid w:val="00DF4E47"/>
    <w:rsid w:val="00DF76AC"/>
    <w:rsid w:val="00E01499"/>
    <w:rsid w:val="00E577FC"/>
    <w:rsid w:val="00E638B7"/>
    <w:rsid w:val="00ED236B"/>
    <w:rsid w:val="00F03A22"/>
    <w:rsid w:val="00F05848"/>
    <w:rsid w:val="00F36B9F"/>
    <w:rsid w:val="00F43C35"/>
    <w:rsid w:val="00F47FD8"/>
    <w:rsid w:val="00F553D1"/>
    <w:rsid w:val="00F64505"/>
    <w:rsid w:val="00F72365"/>
    <w:rsid w:val="00FC7EB0"/>
    <w:rsid w:val="00FE4D08"/>
    <w:rsid w:val="00FF4D6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00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 w:type="character" w:styleId="CommentReference">
    <w:name w:val="annotation reference"/>
    <w:basedOn w:val="DefaultParagraphFont"/>
    <w:uiPriority w:val="99"/>
    <w:semiHidden/>
    <w:unhideWhenUsed/>
    <w:rsid w:val="00DF4E47"/>
    <w:rPr>
      <w:sz w:val="18"/>
      <w:szCs w:val="18"/>
    </w:rPr>
  </w:style>
  <w:style w:type="paragraph" w:styleId="CommentText">
    <w:name w:val="annotation text"/>
    <w:basedOn w:val="Normal"/>
    <w:link w:val="CommentTextChar"/>
    <w:uiPriority w:val="99"/>
    <w:semiHidden/>
    <w:unhideWhenUsed/>
    <w:rsid w:val="00DF4E47"/>
  </w:style>
  <w:style w:type="character" w:customStyle="1" w:styleId="CommentTextChar">
    <w:name w:val="Comment Text Char"/>
    <w:basedOn w:val="DefaultParagraphFont"/>
    <w:link w:val="CommentText"/>
    <w:uiPriority w:val="99"/>
    <w:semiHidden/>
    <w:rsid w:val="00DF4E47"/>
  </w:style>
  <w:style w:type="paragraph" w:styleId="CommentSubject">
    <w:name w:val="annotation subject"/>
    <w:basedOn w:val="CommentText"/>
    <w:next w:val="CommentText"/>
    <w:link w:val="CommentSubjectChar"/>
    <w:uiPriority w:val="99"/>
    <w:semiHidden/>
    <w:unhideWhenUsed/>
    <w:rsid w:val="00DF4E47"/>
    <w:rPr>
      <w:b/>
      <w:bCs/>
      <w:sz w:val="20"/>
      <w:szCs w:val="20"/>
    </w:rPr>
  </w:style>
  <w:style w:type="character" w:customStyle="1" w:styleId="CommentSubjectChar">
    <w:name w:val="Comment Subject Char"/>
    <w:basedOn w:val="CommentTextChar"/>
    <w:link w:val="CommentSubject"/>
    <w:uiPriority w:val="99"/>
    <w:semiHidden/>
    <w:rsid w:val="00DF4E47"/>
    <w:rPr>
      <w:b/>
      <w:bCs/>
      <w:sz w:val="20"/>
      <w:szCs w:val="20"/>
    </w:rPr>
  </w:style>
  <w:style w:type="character" w:customStyle="1" w:styleId="il">
    <w:name w:val="il"/>
    <w:basedOn w:val="DefaultParagraphFont"/>
    <w:rsid w:val="00C36124"/>
  </w:style>
  <w:style w:type="character" w:styleId="Strong">
    <w:name w:val="Strong"/>
    <w:basedOn w:val="DefaultParagraphFont"/>
    <w:uiPriority w:val="22"/>
    <w:qFormat/>
    <w:rsid w:val="00F43C35"/>
    <w:rPr>
      <w:b/>
      <w:bCs/>
    </w:rPr>
  </w:style>
  <w:style w:type="character" w:styleId="Hyperlink">
    <w:name w:val="Hyperlink"/>
    <w:basedOn w:val="DefaultParagraphFont"/>
    <w:uiPriority w:val="99"/>
    <w:semiHidden/>
    <w:unhideWhenUsed/>
    <w:rsid w:val="00591B4C"/>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 w:type="character" w:styleId="CommentReference">
    <w:name w:val="annotation reference"/>
    <w:basedOn w:val="DefaultParagraphFont"/>
    <w:uiPriority w:val="99"/>
    <w:semiHidden/>
    <w:unhideWhenUsed/>
    <w:rsid w:val="00DF4E47"/>
    <w:rPr>
      <w:sz w:val="18"/>
      <w:szCs w:val="18"/>
    </w:rPr>
  </w:style>
  <w:style w:type="paragraph" w:styleId="CommentText">
    <w:name w:val="annotation text"/>
    <w:basedOn w:val="Normal"/>
    <w:link w:val="CommentTextChar"/>
    <w:uiPriority w:val="99"/>
    <w:semiHidden/>
    <w:unhideWhenUsed/>
    <w:rsid w:val="00DF4E47"/>
  </w:style>
  <w:style w:type="character" w:customStyle="1" w:styleId="CommentTextChar">
    <w:name w:val="Comment Text Char"/>
    <w:basedOn w:val="DefaultParagraphFont"/>
    <w:link w:val="CommentText"/>
    <w:uiPriority w:val="99"/>
    <w:semiHidden/>
    <w:rsid w:val="00DF4E47"/>
  </w:style>
  <w:style w:type="paragraph" w:styleId="CommentSubject">
    <w:name w:val="annotation subject"/>
    <w:basedOn w:val="CommentText"/>
    <w:next w:val="CommentText"/>
    <w:link w:val="CommentSubjectChar"/>
    <w:uiPriority w:val="99"/>
    <w:semiHidden/>
    <w:unhideWhenUsed/>
    <w:rsid w:val="00DF4E47"/>
    <w:rPr>
      <w:b/>
      <w:bCs/>
      <w:sz w:val="20"/>
      <w:szCs w:val="20"/>
    </w:rPr>
  </w:style>
  <w:style w:type="character" w:customStyle="1" w:styleId="CommentSubjectChar">
    <w:name w:val="Comment Subject Char"/>
    <w:basedOn w:val="CommentTextChar"/>
    <w:link w:val="CommentSubject"/>
    <w:uiPriority w:val="99"/>
    <w:semiHidden/>
    <w:rsid w:val="00DF4E47"/>
    <w:rPr>
      <w:b/>
      <w:bCs/>
      <w:sz w:val="20"/>
      <w:szCs w:val="20"/>
    </w:rPr>
  </w:style>
  <w:style w:type="character" w:customStyle="1" w:styleId="il">
    <w:name w:val="il"/>
    <w:basedOn w:val="DefaultParagraphFont"/>
    <w:rsid w:val="00C36124"/>
  </w:style>
  <w:style w:type="character" w:styleId="Strong">
    <w:name w:val="Strong"/>
    <w:basedOn w:val="DefaultParagraphFont"/>
    <w:uiPriority w:val="22"/>
    <w:qFormat/>
    <w:rsid w:val="00F43C35"/>
    <w:rPr>
      <w:b/>
      <w:bCs/>
    </w:rPr>
  </w:style>
  <w:style w:type="character" w:styleId="Hyperlink">
    <w:name w:val="Hyperlink"/>
    <w:basedOn w:val="DefaultParagraphFont"/>
    <w:uiPriority w:val="99"/>
    <w:semiHidden/>
    <w:unhideWhenUsed/>
    <w:rsid w:val="00591B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40785">
      <w:bodyDiv w:val="1"/>
      <w:marLeft w:val="0"/>
      <w:marRight w:val="0"/>
      <w:marTop w:val="0"/>
      <w:marBottom w:val="0"/>
      <w:divBdr>
        <w:top w:val="none" w:sz="0" w:space="0" w:color="auto"/>
        <w:left w:val="none" w:sz="0" w:space="0" w:color="auto"/>
        <w:bottom w:val="none" w:sz="0" w:space="0" w:color="auto"/>
        <w:right w:val="none" w:sz="0" w:space="0" w:color="auto"/>
      </w:divBdr>
    </w:div>
    <w:div w:id="347634850">
      <w:bodyDiv w:val="1"/>
      <w:marLeft w:val="0"/>
      <w:marRight w:val="0"/>
      <w:marTop w:val="0"/>
      <w:marBottom w:val="0"/>
      <w:divBdr>
        <w:top w:val="none" w:sz="0" w:space="0" w:color="auto"/>
        <w:left w:val="none" w:sz="0" w:space="0" w:color="auto"/>
        <w:bottom w:val="none" w:sz="0" w:space="0" w:color="auto"/>
        <w:right w:val="none" w:sz="0" w:space="0" w:color="auto"/>
      </w:divBdr>
    </w:div>
    <w:div w:id="408846016">
      <w:bodyDiv w:val="1"/>
      <w:marLeft w:val="0"/>
      <w:marRight w:val="0"/>
      <w:marTop w:val="0"/>
      <w:marBottom w:val="0"/>
      <w:divBdr>
        <w:top w:val="none" w:sz="0" w:space="0" w:color="auto"/>
        <w:left w:val="none" w:sz="0" w:space="0" w:color="auto"/>
        <w:bottom w:val="none" w:sz="0" w:space="0" w:color="auto"/>
        <w:right w:val="none" w:sz="0" w:space="0" w:color="auto"/>
      </w:divBdr>
    </w:div>
    <w:div w:id="483740526">
      <w:bodyDiv w:val="1"/>
      <w:marLeft w:val="0"/>
      <w:marRight w:val="0"/>
      <w:marTop w:val="0"/>
      <w:marBottom w:val="0"/>
      <w:divBdr>
        <w:top w:val="none" w:sz="0" w:space="0" w:color="auto"/>
        <w:left w:val="none" w:sz="0" w:space="0" w:color="auto"/>
        <w:bottom w:val="none" w:sz="0" w:space="0" w:color="auto"/>
        <w:right w:val="none" w:sz="0" w:space="0" w:color="auto"/>
      </w:divBdr>
    </w:div>
    <w:div w:id="547961476">
      <w:bodyDiv w:val="1"/>
      <w:marLeft w:val="0"/>
      <w:marRight w:val="0"/>
      <w:marTop w:val="0"/>
      <w:marBottom w:val="0"/>
      <w:divBdr>
        <w:top w:val="none" w:sz="0" w:space="0" w:color="auto"/>
        <w:left w:val="none" w:sz="0" w:space="0" w:color="auto"/>
        <w:bottom w:val="none" w:sz="0" w:space="0" w:color="auto"/>
        <w:right w:val="none" w:sz="0" w:space="0" w:color="auto"/>
      </w:divBdr>
    </w:div>
    <w:div w:id="579366349">
      <w:bodyDiv w:val="1"/>
      <w:marLeft w:val="0"/>
      <w:marRight w:val="0"/>
      <w:marTop w:val="0"/>
      <w:marBottom w:val="0"/>
      <w:divBdr>
        <w:top w:val="none" w:sz="0" w:space="0" w:color="auto"/>
        <w:left w:val="none" w:sz="0" w:space="0" w:color="auto"/>
        <w:bottom w:val="none" w:sz="0" w:space="0" w:color="auto"/>
        <w:right w:val="none" w:sz="0" w:space="0" w:color="auto"/>
      </w:divBdr>
    </w:div>
    <w:div w:id="599728625">
      <w:bodyDiv w:val="1"/>
      <w:marLeft w:val="0"/>
      <w:marRight w:val="0"/>
      <w:marTop w:val="0"/>
      <w:marBottom w:val="0"/>
      <w:divBdr>
        <w:top w:val="none" w:sz="0" w:space="0" w:color="auto"/>
        <w:left w:val="none" w:sz="0" w:space="0" w:color="auto"/>
        <w:bottom w:val="none" w:sz="0" w:space="0" w:color="auto"/>
        <w:right w:val="none" w:sz="0" w:space="0" w:color="auto"/>
      </w:divBdr>
    </w:div>
    <w:div w:id="619410843">
      <w:bodyDiv w:val="1"/>
      <w:marLeft w:val="0"/>
      <w:marRight w:val="0"/>
      <w:marTop w:val="0"/>
      <w:marBottom w:val="0"/>
      <w:divBdr>
        <w:top w:val="none" w:sz="0" w:space="0" w:color="auto"/>
        <w:left w:val="none" w:sz="0" w:space="0" w:color="auto"/>
        <w:bottom w:val="none" w:sz="0" w:space="0" w:color="auto"/>
        <w:right w:val="none" w:sz="0" w:space="0" w:color="auto"/>
      </w:divBdr>
    </w:div>
    <w:div w:id="647131909">
      <w:bodyDiv w:val="1"/>
      <w:marLeft w:val="0"/>
      <w:marRight w:val="0"/>
      <w:marTop w:val="0"/>
      <w:marBottom w:val="0"/>
      <w:divBdr>
        <w:top w:val="none" w:sz="0" w:space="0" w:color="auto"/>
        <w:left w:val="none" w:sz="0" w:space="0" w:color="auto"/>
        <w:bottom w:val="none" w:sz="0" w:space="0" w:color="auto"/>
        <w:right w:val="none" w:sz="0" w:space="0" w:color="auto"/>
      </w:divBdr>
    </w:div>
    <w:div w:id="715471071">
      <w:bodyDiv w:val="1"/>
      <w:marLeft w:val="0"/>
      <w:marRight w:val="0"/>
      <w:marTop w:val="0"/>
      <w:marBottom w:val="0"/>
      <w:divBdr>
        <w:top w:val="none" w:sz="0" w:space="0" w:color="auto"/>
        <w:left w:val="none" w:sz="0" w:space="0" w:color="auto"/>
        <w:bottom w:val="none" w:sz="0" w:space="0" w:color="auto"/>
        <w:right w:val="none" w:sz="0" w:space="0" w:color="auto"/>
      </w:divBdr>
    </w:div>
    <w:div w:id="870070360">
      <w:bodyDiv w:val="1"/>
      <w:marLeft w:val="0"/>
      <w:marRight w:val="0"/>
      <w:marTop w:val="0"/>
      <w:marBottom w:val="0"/>
      <w:divBdr>
        <w:top w:val="none" w:sz="0" w:space="0" w:color="auto"/>
        <w:left w:val="none" w:sz="0" w:space="0" w:color="auto"/>
        <w:bottom w:val="none" w:sz="0" w:space="0" w:color="auto"/>
        <w:right w:val="none" w:sz="0" w:space="0" w:color="auto"/>
      </w:divBdr>
    </w:div>
    <w:div w:id="996149362">
      <w:bodyDiv w:val="1"/>
      <w:marLeft w:val="0"/>
      <w:marRight w:val="0"/>
      <w:marTop w:val="0"/>
      <w:marBottom w:val="0"/>
      <w:divBdr>
        <w:top w:val="none" w:sz="0" w:space="0" w:color="auto"/>
        <w:left w:val="none" w:sz="0" w:space="0" w:color="auto"/>
        <w:bottom w:val="none" w:sz="0" w:space="0" w:color="auto"/>
        <w:right w:val="none" w:sz="0" w:space="0" w:color="auto"/>
      </w:divBdr>
    </w:div>
    <w:div w:id="1135368742">
      <w:bodyDiv w:val="1"/>
      <w:marLeft w:val="0"/>
      <w:marRight w:val="0"/>
      <w:marTop w:val="0"/>
      <w:marBottom w:val="0"/>
      <w:divBdr>
        <w:top w:val="none" w:sz="0" w:space="0" w:color="auto"/>
        <w:left w:val="none" w:sz="0" w:space="0" w:color="auto"/>
        <w:bottom w:val="none" w:sz="0" w:space="0" w:color="auto"/>
        <w:right w:val="none" w:sz="0" w:space="0" w:color="auto"/>
      </w:divBdr>
    </w:div>
    <w:div w:id="1142842411">
      <w:bodyDiv w:val="1"/>
      <w:marLeft w:val="0"/>
      <w:marRight w:val="0"/>
      <w:marTop w:val="0"/>
      <w:marBottom w:val="0"/>
      <w:divBdr>
        <w:top w:val="none" w:sz="0" w:space="0" w:color="auto"/>
        <w:left w:val="none" w:sz="0" w:space="0" w:color="auto"/>
        <w:bottom w:val="none" w:sz="0" w:space="0" w:color="auto"/>
        <w:right w:val="none" w:sz="0" w:space="0" w:color="auto"/>
      </w:divBdr>
    </w:div>
    <w:div w:id="1322656852">
      <w:bodyDiv w:val="1"/>
      <w:marLeft w:val="0"/>
      <w:marRight w:val="0"/>
      <w:marTop w:val="0"/>
      <w:marBottom w:val="0"/>
      <w:divBdr>
        <w:top w:val="none" w:sz="0" w:space="0" w:color="auto"/>
        <w:left w:val="none" w:sz="0" w:space="0" w:color="auto"/>
        <w:bottom w:val="none" w:sz="0" w:space="0" w:color="auto"/>
        <w:right w:val="none" w:sz="0" w:space="0" w:color="auto"/>
      </w:divBdr>
    </w:div>
    <w:div w:id="1400708433">
      <w:bodyDiv w:val="1"/>
      <w:marLeft w:val="0"/>
      <w:marRight w:val="0"/>
      <w:marTop w:val="0"/>
      <w:marBottom w:val="0"/>
      <w:divBdr>
        <w:top w:val="none" w:sz="0" w:space="0" w:color="auto"/>
        <w:left w:val="none" w:sz="0" w:space="0" w:color="auto"/>
        <w:bottom w:val="none" w:sz="0" w:space="0" w:color="auto"/>
        <w:right w:val="none" w:sz="0" w:space="0" w:color="auto"/>
      </w:divBdr>
    </w:div>
    <w:div w:id="1505126576">
      <w:bodyDiv w:val="1"/>
      <w:marLeft w:val="0"/>
      <w:marRight w:val="0"/>
      <w:marTop w:val="0"/>
      <w:marBottom w:val="0"/>
      <w:divBdr>
        <w:top w:val="none" w:sz="0" w:space="0" w:color="auto"/>
        <w:left w:val="none" w:sz="0" w:space="0" w:color="auto"/>
        <w:bottom w:val="none" w:sz="0" w:space="0" w:color="auto"/>
        <w:right w:val="none" w:sz="0" w:space="0" w:color="auto"/>
      </w:divBdr>
    </w:div>
    <w:div w:id="1617248935">
      <w:bodyDiv w:val="1"/>
      <w:marLeft w:val="0"/>
      <w:marRight w:val="0"/>
      <w:marTop w:val="0"/>
      <w:marBottom w:val="0"/>
      <w:divBdr>
        <w:top w:val="none" w:sz="0" w:space="0" w:color="auto"/>
        <w:left w:val="none" w:sz="0" w:space="0" w:color="auto"/>
        <w:bottom w:val="none" w:sz="0" w:space="0" w:color="auto"/>
        <w:right w:val="none" w:sz="0" w:space="0" w:color="auto"/>
      </w:divBdr>
    </w:div>
    <w:div w:id="1705131544">
      <w:bodyDiv w:val="1"/>
      <w:marLeft w:val="0"/>
      <w:marRight w:val="0"/>
      <w:marTop w:val="0"/>
      <w:marBottom w:val="0"/>
      <w:divBdr>
        <w:top w:val="none" w:sz="0" w:space="0" w:color="auto"/>
        <w:left w:val="none" w:sz="0" w:space="0" w:color="auto"/>
        <w:bottom w:val="none" w:sz="0" w:space="0" w:color="auto"/>
        <w:right w:val="none" w:sz="0" w:space="0" w:color="auto"/>
      </w:divBdr>
    </w:div>
    <w:div w:id="1904487341">
      <w:bodyDiv w:val="1"/>
      <w:marLeft w:val="0"/>
      <w:marRight w:val="0"/>
      <w:marTop w:val="0"/>
      <w:marBottom w:val="0"/>
      <w:divBdr>
        <w:top w:val="none" w:sz="0" w:space="0" w:color="auto"/>
        <w:left w:val="none" w:sz="0" w:space="0" w:color="auto"/>
        <w:bottom w:val="none" w:sz="0" w:space="0" w:color="auto"/>
        <w:right w:val="none" w:sz="0" w:space="0" w:color="auto"/>
      </w:divBdr>
    </w:div>
    <w:div w:id="2055612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comments" Target="comments.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Ser63</b:Tag>
    <b:SourceType>JournalArticle</b:SourceType>
    <b:Guid>{1F47C4F7-1DF1-BC4F-AFAF-3DE26CC858EA}</b:Guid>
    <b:Title>Influence of the atmospheric and instrumental dispersion on the brightness distribution in a galaxy</b:Title>
    <b:Year>1963</b:Year>
    <b:Volume>6</b:Volume>
    <b:Pages>41</b:Pages>
    <b:Author>
      <b:Author>
        <b:NameList>
          <b:Person>
            <b:Last>Sersic</b:Last>
            <b:First>J.</b:First>
            <b:Middle>L.</b:Middle>
          </b:Person>
        </b:NameList>
      </b:Author>
    </b:Author>
    <b:JournalName>Boletin de la Asociacion Argentina de Astronomia La Plata Argentina</b:JournalName>
    <b:RefOrder>1</b:RefOrder>
  </b:Source>
</b:Sources>
</file>

<file path=customXml/itemProps1.xml><?xml version="1.0" encoding="utf-8"?>
<ds:datastoreItem xmlns:ds="http://schemas.openxmlformats.org/officeDocument/2006/customXml" ds:itemID="{C1A085A2-3F62-DC46-8D37-309EEFE14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13</Pages>
  <Words>3624</Words>
  <Characters>20658</Characters>
  <Application>Microsoft Macintosh Word</Application>
  <DocSecurity>0</DocSecurity>
  <Lines>172</Lines>
  <Paragraphs>48</Paragraphs>
  <ScaleCrop>false</ScaleCrop>
  <Company>Swinburne University</Company>
  <LinksUpToDate>false</LinksUpToDate>
  <CharactersWithSpaces>24234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13</cp:revision>
  <cp:lastPrinted>2015-08-12T05:35:00Z</cp:lastPrinted>
  <dcterms:created xsi:type="dcterms:W3CDTF">2015-08-07T04:20:00Z</dcterms:created>
  <dcterms:modified xsi:type="dcterms:W3CDTF">2015-08-12T06:28:00Z</dcterms:modified>
</cp:coreProperties>
</file>